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E4B531B"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B1051B">
        <w:rPr>
          <w:rFonts w:ascii="Times New Roman" w:hAnsi="Times New Roman" w:cs="Times New Roman"/>
        </w:rPr>
        <w:t>Predator</w:t>
      </w:r>
      <w:r w:rsidR="0007089B">
        <w:rPr>
          <w:rFonts w:ascii="Times New Roman" w:hAnsi="Times New Roman" w:cs="Times New Roman"/>
        </w:rPr>
        <w:t xml:space="preserve"> body size,</w:t>
      </w:r>
      <w:r w:rsidR="00B1051B">
        <w:rPr>
          <w:rFonts w:ascii="Times New Roman" w:hAnsi="Times New Roman" w:cs="Times New Roman"/>
        </w:rPr>
        <w:t xml:space="preserve"> </w:t>
      </w:r>
      <w:r w:rsidR="005B0CAE">
        <w:rPr>
          <w:rFonts w:ascii="Times New Roman" w:hAnsi="Times New Roman" w:cs="Times New Roman"/>
        </w:rPr>
        <w:t xml:space="preserve">species identity, </w:t>
      </w:r>
      <w:r w:rsidR="0007089B">
        <w:rPr>
          <w:rFonts w:ascii="Times New Roman" w:hAnsi="Times New Roman" w:cs="Times New Roman"/>
        </w:rPr>
        <w:t xml:space="preserve">and </w:t>
      </w:r>
      <w:r w:rsidR="005B0CAE">
        <w:rPr>
          <w:rFonts w:ascii="Times New Roman" w:hAnsi="Times New Roman" w:cs="Times New Roman"/>
        </w:rPr>
        <w:t>hunting t</w:t>
      </w:r>
      <w:r w:rsidR="00BC5DEF">
        <w:rPr>
          <w:rFonts w:ascii="Times New Roman" w:hAnsi="Times New Roman" w:cs="Times New Roman"/>
        </w:rPr>
        <w:t>ools</w:t>
      </w:r>
      <w:r w:rsidR="0007089B">
        <w:rPr>
          <w:rFonts w:ascii="Times New Roman" w:hAnsi="Times New Roman" w:cs="Times New Roman"/>
        </w:rPr>
        <w:t xml:space="preserve"> </w:t>
      </w:r>
      <w:r w:rsidR="00546DF8">
        <w:rPr>
          <w:rFonts w:ascii="Times New Roman" w:hAnsi="Times New Roman" w:cs="Times New Roman"/>
        </w:rPr>
        <w:t>determine predator-prey interactions in diet DNA metabarcoding data</w:t>
      </w:r>
      <w:r w:rsidR="008A584B">
        <w:rPr>
          <w:rFonts w:ascii="Times New Roman" w:hAnsi="Times New Roman" w:cs="Times New Roman"/>
        </w:rPr>
        <w:t xml:space="preserve"> of terrestrial invertebrates</w:t>
      </w:r>
    </w:p>
    <w:p w14:paraId="36BAB45B" w14:textId="77777777" w:rsidR="00B701CD" w:rsidRDefault="00B701CD" w:rsidP="003F3823">
      <w:pPr>
        <w:rPr>
          <w:rFonts w:ascii="Times New Roman" w:hAnsi="Times New Roman" w:cs="Times New Roman"/>
        </w:rPr>
      </w:pPr>
    </w:p>
    <w:p w14:paraId="19944CFA" w14:textId="27B5B83B" w:rsidR="004F1FFA" w:rsidRDefault="00CC465F" w:rsidP="003F3823">
      <w:pPr>
        <w:rPr>
          <w:rFonts w:ascii="Times New Roman" w:hAnsi="Times New Roman" w:cs="Times New Roman"/>
        </w:rPr>
      </w:pPr>
      <w:commentRangeStart w:id="0"/>
      <w:r>
        <w:rPr>
          <w:rFonts w:ascii="Times New Roman" w:hAnsi="Times New Roman" w:cs="Times New Roman"/>
        </w:rPr>
        <w:t>Invited</w:t>
      </w:r>
      <w:commentRangeEnd w:id="0"/>
      <w:r w:rsidR="00A24350">
        <w:rPr>
          <w:rStyle w:val="CommentReference"/>
        </w:rPr>
        <w:commentReference w:id="0"/>
      </w:r>
      <w:r>
        <w:rPr>
          <w:rFonts w:ascii="Times New Roman" w:hAnsi="Times New Roman" w:cs="Times New Roman"/>
        </w:rPr>
        <w:t xml:space="preserve"> </w:t>
      </w:r>
      <w:r w:rsidR="00B46515">
        <w:rPr>
          <w:rFonts w:ascii="Times New Roman" w:hAnsi="Times New Roman" w:cs="Times New Roman"/>
        </w:rPr>
        <w:t>a</w:t>
      </w:r>
      <w:r w:rsidR="0044605D">
        <w:rPr>
          <w:rFonts w:ascii="Times New Roman" w:hAnsi="Times New Roman" w:cs="Times New Roman"/>
        </w:rPr>
        <w:t>uthor list: Ana Miller-</w:t>
      </w:r>
      <w:proofErr w:type="spellStart"/>
      <w:r w:rsidR="0044605D">
        <w:rPr>
          <w:rFonts w:ascii="Times New Roman" w:hAnsi="Times New Roman" w:cs="Times New Roman"/>
        </w:rPr>
        <w:t>ter</w:t>
      </w:r>
      <w:proofErr w:type="spellEnd"/>
      <w:r w:rsidR="0044605D">
        <w:rPr>
          <w:rFonts w:ascii="Times New Roman" w:hAnsi="Times New Roman" w:cs="Times New Roman"/>
        </w:rPr>
        <w:t xml:space="preserve"> </w:t>
      </w:r>
      <w:proofErr w:type="spellStart"/>
      <w:r w:rsidR="0044605D">
        <w:rPr>
          <w:rFonts w:ascii="Times New Roman" w:hAnsi="Times New Roman" w:cs="Times New Roman"/>
        </w:rPr>
        <w:t>Kuile</w:t>
      </w:r>
      <w:proofErr w:type="spellEnd"/>
      <w:r w:rsidR="0044605D">
        <w:rPr>
          <w:rFonts w:ascii="Times New Roman" w:hAnsi="Times New Roman" w:cs="Times New Roman"/>
        </w:rPr>
        <w:t xml:space="preserv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C34DA1">
        <w:rPr>
          <w:rFonts w:ascii="Times New Roman" w:hAnsi="Times New Roman" w:cs="Times New Roman"/>
        </w:rPr>
        <w:t xml:space="preserve">Taylor </w:t>
      </w:r>
      <w:proofErr w:type="spellStart"/>
      <w:r w:rsidR="00C34DA1">
        <w:rPr>
          <w:rFonts w:ascii="Times New Roman" w:hAnsi="Times New Roman" w:cs="Times New Roman"/>
        </w:rPr>
        <w:t>Bogar</w:t>
      </w:r>
      <w:proofErr w:type="spellEnd"/>
      <w:r w:rsidR="00C34DA1">
        <w:rPr>
          <w:rFonts w:ascii="Times New Roman" w:hAnsi="Times New Roman" w:cs="Times New Roman"/>
        </w:rPr>
        <w:t xml:space="preserve">, Jasmine Childress, Bart DiFiore, Rodolfo </w:t>
      </w:r>
      <w:proofErr w:type="spellStart"/>
      <w:r w:rsidR="00C34DA1">
        <w:rPr>
          <w:rFonts w:ascii="Times New Roman" w:hAnsi="Times New Roman" w:cs="Times New Roman"/>
        </w:rPr>
        <w:t>Dirzo</w:t>
      </w:r>
      <w:proofErr w:type="spellEnd"/>
      <w:r w:rsidR="00C34DA1">
        <w:rPr>
          <w:rFonts w:ascii="Times New Roman" w:hAnsi="Times New Roman" w:cs="Times New Roman"/>
        </w:rPr>
        <w:t xml:space="preserve">, </w:t>
      </w:r>
      <w:proofErr w:type="spellStart"/>
      <w:r w:rsidR="00C34DA1">
        <w:rPr>
          <w:rFonts w:ascii="Times New Roman" w:hAnsi="Times New Roman" w:cs="Times New Roman"/>
        </w:rPr>
        <w:t>Magalay</w:t>
      </w:r>
      <w:proofErr w:type="spellEnd"/>
      <w:r w:rsidR="00C34DA1">
        <w:rPr>
          <w:rFonts w:ascii="Times New Roman" w:hAnsi="Times New Roman" w:cs="Times New Roman"/>
        </w:rPr>
        <w:t xml:space="preserve"> Espinoza, </w:t>
      </w:r>
      <w:r w:rsidR="006C4242">
        <w:rPr>
          <w:rFonts w:ascii="Times New Roman" w:hAnsi="Times New Roman" w:cs="Times New Roman"/>
        </w:rPr>
        <w:t xml:space="preserve">Elizabeth Forbes, </w:t>
      </w:r>
      <w:r w:rsidR="004F1FFA">
        <w:rPr>
          <w:rFonts w:ascii="Times New Roman" w:hAnsi="Times New Roman" w:cs="Times New Roman"/>
        </w:rPr>
        <w:t xml:space="preserve">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xml:space="preserve">, Kevin Lafferty, Michelle Lee, John McLaughlin, Marisa Morse, Carina Motta, </w:t>
      </w:r>
      <w:r w:rsidR="00C34DA1">
        <w:rPr>
          <w:rFonts w:ascii="Times New Roman" w:hAnsi="Times New Roman" w:cs="Times New Roman"/>
        </w:rPr>
        <w:t xml:space="preserve">Devyn Orr, </w:t>
      </w:r>
      <w:r w:rsidR="004F1FFA">
        <w:rPr>
          <w:rFonts w:ascii="Times New Roman" w:hAnsi="Times New Roman" w:cs="Times New Roman"/>
        </w:rPr>
        <w:t xml:space="preserve">Katherine Plummer, </w:t>
      </w:r>
      <w:r w:rsidR="00C34DA1">
        <w:rPr>
          <w:rFonts w:ascii="Times New Roman" w:hAnsi="Times New Roman" w:cs="Times New Roman"/>
        </w:rPr>
        <w:t xml:space="preserve">Daniel Preston, </w:t>
      </w:r>
      <w:r w:rsidR="004F1FFA">
        <w:rPr>
          <w:rFonts w:ascii="Times New Roman" w:hAnsi="Times New Roman" w:cs="Times New Roman"/>
        </w:rPr>
        <w:t xml:space="preserve">Chelsea Steele, </w:t>
      </w:r>
      <w:r w:rsidR="00D12B96">
        <w:rPr>
          <w:rFonts w:ascii="Times New Roman" w:hAnsi="Times New Roman" w:cs="Times New Roman"/>
        </w:rPr>
        <w:t xml:space="preserve">David Weber, </w:t>
      </w:r>
      <w:r w:rsidR="004F1FFA">
        <w:rPr>
          <w:rFonts w:ascii="Times New Roman" w:hAnsi="Times New Roman" w:cs="Times New Roman"/>
        </w:rPr>
        <w:t>Hillary Young</w:t>
      </w:r>
    </w:p>
    <w:p w14:paraId="40BD20EB" w14:textId="77777777" w:rsidR="00291AAB" w:rsidRDefault="00291AAB" w:rsidP="003F3823">
      <w:pPr>
        <w:rPr>
          <w:rFonts w:ascii="Times New Roman" w:hAnsi="Times New Roman" w:cs="Times New Roman"/>
        </w:rPr>
      </w:pPr>
    </w:p>
    <w:p w14:paraId="2F2567A8" w14:textId="155870C5" w:rsidR="00D05875"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D05875">
        <w:rPr>
          <w:rFonts w:ascii="Times New Roman" w:hAnsi="Times New Roman" w:cs="Times New Roman"/>
        </w:rPr>
        <w:t xml:space="preserve">~4000 words + 3 figures from abstract to end of literature cited. </w:t>
      </w:r>
    </w:p>
    <w:p w14:paraId="79755304" w14:textId="77777777" w:rsidR="00D05875" w:rsidRDefault="00D05875" w:rsidP="003F3823">
      <w:pPr>
        <w:rPr>
          <w:rFonts w:ascii="Times New Roman" w:hAnsi="Times New Roman" w:cs="Times New Roman"/>
        </w:rPr>
      </w:pPr>
    </w:p>
    <w:p w14:paraId="5CF25630" w14:textId="77777777" w:rsidR="00D05875" w:rsidRDefault="00D05875" w:rsidP="003F3823">
      <w:pPr>
        <w:rPr>
          <w:rFonts w:ascii="Times New Roman" w:hAnsi="Times New Roman" w:cs="Times New Roman"/>
        </w:rPr>
      </w:pPr>
    </w:p>
    <w:p w14:paraId="3F32FAC3" w14:textId="57E14F32" w:rsidR="00E26CAC" w:rsidRDefault="00E26CAC" w:rsidP="003F3823">
      <w:pPr>
        <w:rPr>
          <w:rFonts w:ascii="Times New Roman" w:hAnsi="Times New Roman" w:cs="Times New Roman"/>
        </w:rPr>
      </w:pPr>
      <w:r>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2CC6584E" w14:textId="5A896305" w:rsidR="007D2AA9" w:rsidRDefault="007D2AA9" w:rsidP="003F3823">
      <w:pPr>
        <w:rPr>
          <w:rFonts w:ascii="Times New Roman" w:hAnsi="Times New Roman" w:cs="Times New Roman"/>
        </w:rPr>
      </w:pPr>
      <w:r>
        <w:rPr>
          <w:rFonts w:ascii="Times New Roman" w:hAnsi="Times New Roman" w:cs="Times New Roman"/>
        </w:rPr>
        <w:t xml:space="preserve">Predator-prey interactions are shaped by a combination of predator </w:t>
      </w:r>
      <w:r w:rsidR="00494475">
        <w:rPr>
          <w:rFonts w:ascii="Times New Roman" w:hAnsi="Times New Roman" w:cs="Times New Roman"/>
        </w:rPr>
        <w:t>traits</w:t>
      </w:r>
      <w:r>
        <w:rPr>
          <w:rFonts w:ascii="Times New Roman" w:hAnsi="Times New Roman" w:cs="Times New Roman"/>
        </w:rPr>
        <w:t xml:space="preserve">, including body size, hunting mode, and phylogenetic </w:t>
      </w:r>
      <w:r w:rsidR="008A584B">
        <w:rPr>
          <w:rFonts w:ascii="Times New Roman" w:hAnsi="Times New Roman" w:cs="Times New Roman"/>
        </w:rPr>
        <w:t>identity</w:t>
      </w:r>
      <w:r>
        <w:rPr>
          <w:rFonts w:ascii="Times New Roman" w:hAnsi="Times New Roman" w:cs="Times New Roman"/>
        </w:rPr>
        <w:t xml:space="preserve">. </w:t>
      </w:r>
      <w:commentRangeStart w:id="1"/>
      <w:r>
        <w:rPr>
          <w:rFonts w:ascii="Times New Roman" w:hAnsi="Times New Roman" w:cs="Times New Roman"/>
        </w:rPr>
        <w:t xml:space="preserve">However, while these </w:t>
      </w:r>
      <w:r w:rsidR="00494475">
        <w:rPr>
          <w:rFonts w:ascii="Times New Roman" w:hAnsi="Times New Roman" w:cs="Times New Roman"/>
        </w:rPr>
        <w:t xml:space="preserve">traits </w:t>
      </w:r>
      <w:r>
        <w:rPr>
          <w:rFonts w:ascii="Times New Roman" w:hAnsi="Times New Roman" w:cs="Times New Roman"/>
        </w:rPr>
        <w:t xml:space="preserve">can predict predator-prey interactions across systems where predator-prey interactions </w:t>
      </w:r>
      <w:r w:rsidR="002B0AC6">
        <w:rPr>
          <w:rFonts w:ascii="Times New Roman" w:hAnsi="Times New Roman" w:cs="Times New Roman"/>
        </w:rPr>
        <w:t>are</w:t>
      </w:r>
      <w:r>
        <w:rPr>
          <w:rFonts w:ascii="Times New Roman" w:hAnsi="Times New Roman" w:cs="Times New Roman"/>
        </w:rPr>
        <w:t xml:space="preserve"> empirically observed, less is known about how these </w:t>
      </w:r>
      <w:r w:rsidR="00494475">
        <w:rPr>
          <w:rFonts w:ascii="Times New Roman" w:hAnsi="Times New Roman" w:cs="Times New Roman"/>
        </w:rPr>
        <w:t>traits</w:t>
      </w:r>
      <w:r>
        <w:rPr>
          <w:rFonts w:ascii="Times New Roman" w:hAnsi="Times New Roman" w:cs="Times New Roman"/>
        </w:rPr>
        <w:t xml:space="preserve"> mediate predator-prey interactions that are </w:t>
      </w:r>
      <w:r w:rsidR="00494475">
        <w:rPr>
          <w:rFonts w:ascii="Times New Roman" w:hAnsi="Times New Roman" w:cs="Times New Roman"/>
        </w:rPr>
        <w:t>challenging to</w:t>
      </w:r>
      <w:r>
        <w:rPr>
          <w:rFonts w:ascii="Times New Roman" w:hAnsi="Times New Roman" w:cs="Times New Roman"/>
        </w:rPr>
        <w:t xml:space="preserve"> observe, such as for small-bodied </w:t>
      </w:r>
      <w:r w:rsidR="002B0AC6">
        <w:rPr>
          <w:rFonts w:ascii="Times New Roman" w:hAnsi="Times New Roman" w:cs="Times New Roman"/>
        </w:rPr>
        <w:t xml:space="preserve">terrestrial </w:t>
      </w:r>
      <w:r>
        <w:rPr>
          <w:rFonts w:ascii="Times New Roman" w:hAnsi="Times New Roman" w:cs="Times New Roman"/>
        </w:rPr>
        <w:t>invertebrat</w:t>
      </w:r>
      <w:r w:rsidR="002B0AC6">
        <w:rPr>
          <w:rFonts w:ascii="Times New Roman" w:hAnsi="Times New Roman" w:cs="Times New Roman"/>
        </w:rPr>
        <w:t>es</w:t>
      </w:r>
      <w:r>
        <w:rPr>
          <w:rFonts w:ascii="Times New Roman" w:hAnsi="Times New Roman" w:cs="Times New Roman"/>
        </w:rPr>
        <w:t xml:space="preserve">. </w:t>
      </w:r>
      <w:commentRangeEnd w:id="1"/>
      <w:r w:rsidR="002E577E">
        <w:rPr>
          <w:rStyle w:val="CommentReference"/>
        </w:rPr>
        <w:commentReference w:id="1"/>
      </w:r>
      <w:r>
        <w:rPr>
          <w:rFonts w:ascii="Times New Roman" w:hAnsi="Times New Roman" w:cs="Times New Roman"/>
        </w:rPr>
        <w:t xml:space="preserve">In this study, we </w:t>
      </w:r>
      <w:r w:rsidR="002B0AC6">
        <w:rPr>
          <w:rFonts w:ascii="Times New Roman" w:hAnsi="Times New Roman" w:cs="Times New Roman"/>
        </w:rPr>
        <w:t>combined</w:t>
      </w:r>
      <w:r>
        <w:rPr>
          <w:rFonts w:ascii="Times New Roman" w:hAnsi="Times New Roman" w:cs="Times New Roman"/>
        </w:rPr>
        <w:t xml:space="preserve"> diet DNA metabarcoding </w:t>
      </w:r>
      <w:r w:rsidR="002B0AC6">
        <w:rPr>
          <w:rFonts w:ascii="Times New Roman" w:hAnsi="Times New Roman" w:cs="Times New Roman"/>
        </w:rPr>
        <w:t xml:space="preserve">data </w:t>
      </w:r>
      <w:r>
        <w:rPr>
          <w:rFonts w:ascii="Times New Roman" w:hAnsi="Times New Roman" w:cs="Times New Roman"/>
        </w:rPr>
        <w:t xml:space="preserve">of 182 individual invertebrate predators </w:t>
      </w:r>
      <w:r w:rsidR="002B0AC6">
        <w:rPr>
          <w:rFonts w:ascii="Times New Roman" w:hAnsi="Times New Roman" w:cs="Times New Roman"/>
        </w:rPr>
        <w:t>from</w:t>
      </w:r>
      <w:r>
        <w:rPr>
          <w:rFonts w:ascii="Times New Roman" w:hAnsi="Times New Roman" w:cs="Times New Roman"/>
        </w:rPr>
        <w:t xml:space="preserve"> nine species </w:t>
      </w:r>
      <w:r w:rsidR="00494475">
        <w:rPr>
          <w:rFonts w:ascii="Times New Roman" w:hAnsi="Times New Roman" w:cs="Times New Roman"/>
        </w:rPr>
        <w:t>with</w:t>
      </w:r>
      <w:r>
        <w:rPr>
          <w:rFonts w:ascii="Times New Roman" w:hAnsi="Times New Roman" w:cs="Times New Roman"/>
        </w:rPr>
        <w:t xml:space="preserve"> </w:t>
      </w:r>
      <w:del w:id="2" w:author="Preston,Dan" w:date="2021-02-19T12:43:00Z">
        <w:r w:rsidDel="002E577E">
          <w:rPr>
            <w:rFonts w:ascii="Times New Roman" w:hAnsi="Times New Roman" w:cs="Times New Roman"/>
          </w:rPr>
          <w:delText xml:space="preserve">data on </w:delText>
        </w:r>
      </w:del>
      <w:r>
        <w:rPr>
          <w:rFonts w:ascii="Times New Roman" w:hAnsi="Times New Roman" w:cs="Times New Roman"/>
        </w:rPr>
        <w:t>predator and prey sizes</w:t>
      </w:r>
      <w:r w:rsidR="002B0AC6">
        <w:rPr>
          <w:rFonts w:ascii="Times New Roman" w:hAnsi="Times New Roman" w:cs="Times New Roman"/>
        </w:rPr>
        <w:t xml:space="preserve"> to explore how predator </w:t>
      </w:r>
      <w:r w:rsidR="00494475">
        <w:rPr>
          <w:rFonts w:ascii="Times New Roman" w:hAnsi="Times New Roman" w:cs="Times New Roman"/>
        </w:rPr>
        <w:t>traits</w:t>
      </w:r>
      <w:r w:rsidR="002B0AC6">
        <w:rPr>
          <w:rFonts w:ascii="Times New Roman" w:hAnsi="Times New Roman" w:cs="Times New Roman"/>
        </w:rPr>
        <w:t xml:space="preserve"> shape interactions</w:t>
      </w:r>
      <w:r>
        <w:rPr>
          <w:rFonts w:ascii="Times New Roman" w:hAnsi="Times New Roman" w:cs="Times New Roman"/>
        </w:rPr>
        <w:t xml:space="preserve">. We found </w:t>
      </w:r>
      <w:r w:rsidR="008A584B">
        <w:rPr>
          <w:rFonts w:ascii="Times New Roman" w:hAnsi="Times New Roman" w:cs="Times New Roman"/>
        </w:rPr>
        <w:t xml:space="preserve">that </w:t>
      </w:r>
      <w:r>
        <w:rPr>
          <w:rFonts w:ascii="Times New Roman" w:hAnsi="Times New Roman" w:cs="Times New Roman"/>
        </w:rPr>
        <w:t xml:space="preserve">1) predator size and species identity shape prey size selection, with </w:t>
      </w:r>
      <w:r w:rsidR="002B0AC6">
        <w:rPr>
          <w:rFonts w:ascii="Times New Roman" w:hAnsi="Times New Roman" w:cs="Times New Roman"/>
        </w:rPr>
        <w:t>species-specific variation</w:t>
      </w:r>
      <w:r w:rsidR="002E3980">
        <w:rPr>
          <w:rFonts w:ascii="Times New Roman" w:hAnsi="Times New Roman" w:cs="Times New Roman"/>
        </w:rPr>
        <w:t xml:space="preserve"> to a general </w:t>
      </w:r>
      <w:r w:rsidR="008A584B">
        <w:rPr>
          <w:rFonts w:ascii="Times New Roman" w:hAnsi="Times New Roman" w:cs="Times New Roman"/>
        </w:rPr>
        <w:t xml:space="preserve">size </w:t>
      </w:r>
      <w:r w:rsidR="002E3980">
        <w:rPr>
          <w:rFonts w:ascii="Times New Roman" w:hAnsi="Times New Roman" w:cs="Times New Roman"/>
        </w:rPr>
        <w:t>scaling relationship</w:t>
      </w:r>
      <w:r w:rsidR="002B0AC6">
        <w:rPr>
          <w:rFonts w:ascii="Times New Roman" w:hAnsi="Times New Roman" w:cs="Times New Roman"/>
        </w:rPr>
        <w:t xml:space="preserve">, 2) predator individuals </w:t>
      </w:r>
      <w:r w:rsidR="002E3980">
        <w:rPr>
          <w:rFonts w:ascii="Times New Roman" w:hAnsi="Times New Roman" w:cs="Times New Roman"/>
        </w:rPr>
        <w:t>with a shared prey pool</w:t>
      </w:r>
      <w:r w:rsidR="002B0AC6">
        <w:rPr>
          <w:rFonts w:ascii="Times New Roman" w:hAnsi="Times New Roman" w:cs="Times New Roman"/>
        </w:rPr>
        <w:t xml:space="preserve"> partition prey by predator species </w:t>
      </w:r>
      <w:commentRangeStart w:id="3"/>
      <w:r w:rsidR="002E3980">
        <w:rPr>
          <w:rFonts w:ascii="Times New Roman" w:hAnsi="Times New Roman" w:cs="Times New Roman"/>
        </w:rPr>
        <w:t>but</w:t>
      </w:r>
      <w:r w:rsidR="002B0AC6">
        <w:rPr>
          <w:rFonts w:ascii="Times New Roman" w:hAnsi="Times New Roman" w:cs="Times New Roman"/>
        </w:rPr>
        <w:t xml:space="preserve"> not predator size</w:t>
      </w:r>
      <w:commentRangeEnd w:id="3"/>
      <w:r w:rsidR="0082196D">
        <w:rPr>
          <w:rStyle w:val="CommentReference"/>
        </w:rPr>
        <w:commentReference w:id="3"/>
      </w:r>
      <w:r w:rsidR="002B0AC6">
        <w:rPr>
          <w:rFonts w:ascii="Times New Roman" w:hAnsi="Times New Roman" w:cs="Times New Roman"/>
        </w:rPr>
        <w:t xml:space="preserve">, and 3) the use of hunting “tools” (webs) </w:t>
      </w:r>
      <w:r w:rsidR="002E3980">
        <w:rPr>
          <w:rFonts w:ascii="Times New Roman" w:hAnsi="Times New Roman" w:cs="Times New Roman"/>
        </w:rPr>
        <w:t>allows</w:t>
      </w:r>
      <w:r w:rsidR="002B0AC6">
        <w:rPr>
          <w:rFonts w:ascii="Times New Roman" w:hAnsi="Times New Roman" w:cs="Times New Roman"/>
        </w:rPr>
        <w:t xml:space="preserve"> </w:t>
      </w:r>
      <w:r w:rsidR="002E3980">
        <w:rPr>
          <w:rFonts w:ascii="Times New Roman" w:hAnsi="Times New Roman" w:cs="Times New Roman"/>
        </w:rPr>
        <w:t>predator individuals</w:t>
      </w:r>
      <w:r w:rsidR="002B0AC6">
        <w:rPr>
          <w:rFonts w:ascii="Times New Roman" w:hAnsi="Times New Roman" w:cs="Times New Roman"/>
        </w:rPr>
        <w:t xml:space="preserve"> to select significantly larger prey</w:t>
      </w:r>
      <w:r w:rsidR="002E3980">
        <w:rPr>
          <w:rFonts w:ascii="Times New Roman" w:hAnsi="Times New Roman" w:cs="Times New Roman"/>
        </w:rPr>
        <w:t xml:space="preserve"> than predators that do not use webs</w:t>
      </w:r>
      <w:r w:rsidR="002B0AC6">
        <w:rPr>
          <w:rFonts w:ascii="Times New Roman" w:hAnsi="Times New Roman" w:cs="Times New Roman"/>
        </w:rPr>
        <w:t xml:space="preserve">. Our findings </w:t>
      </w:r>
      <w:del w:id="4" w:author="Preston,Dan" w:date="2021-02-19T12:48:00Z">
        <w:r w:rsidR="002B0AC6" w:rsidDel="0082196D">
          <w:rPr>
            <w:rFonts w:ascii="Times New Roman" w:hAnsi="Times New Roman" w:cs="Times New Roman"/>
          </w:rPr>
          <w:delText xml:space="preserve">that multiple predator </w:delText>
        </w:r>
        <w:r w:rsidR="00494475" w:rsidDel="0082196D">
          <w:rPr>
            <w:rFonts w:ascii="Times New Roman" w:hAnsi="Times New Roman" w:cs="Times New Roman"/>
          </w:rPr>
          <w:delText>traits</w:delText>
        </w:r>
        <w:r w:rsidR="002B0AC6" w:rsidDel="0082196D">
          <w:rPr>
            <w:rFonts w:ascii="Times New Roman" w:hAnsi="Times New Roman" w:cs="Times New Roman"/>
          </w:rPr>
          <w:delText xml:space="preserve"> shape feeding interactions are key to determining patterns that shape predator-prey</w:delText>
        </w:r>
      </w:del>
      <w:ins w:id="5" w:author="Preston,Dan" w:date="2021-02-19T12:48:00Z">
        <w:r w:rsidR="0082196D">
          <w:rPr>
            <w:rFonts w:ascii="Times New Roman" w:hAnsi="Times New Roman" w:cs="Times New Roman"/>
          </w:rPr>
          <w:t>indicate that predator-prey traits are important in shaping trophic</w:t>
        </w:r>
      </w:ins>
      <w:r w:rsidR="002B0AC6">
        <w:rPr>
          <w:rFonts w:ascii="Times New Roman" w:hAnsi="Times New Roman" w:cs="Times New Roman"/>
        </w:rPr>
        <w:t xml:space="preserve"> interactions </w:t>
      </w:r>
      <w:del w:id="6" w:author="Preston,Dan" w:date="2021-02-19T12:48:00Z">
        <w:r w:rsidR="002B0AC6" w:rsidDel="0082196D">
          <w:rPr>
            <w:rFonts w:ascii="Times New Roman" w:hAnsi="Times New Roman" w:cs="Times New Roman"/>
          </w:rPr>
          <w:delText xml:space="preserve">for </w:delText>
        </w:r>
      </w:del>
      <w:ins w:id="7" w:author="Preston,Dan" w:date="2021-02-19T12:48:00Z">
        <w:r w:rsidR="0082196D">
          <w:rPr>
            <w:rFonts w:ascii="Times New Roman" w:hAnsi="Times New Roman" w:cs="Times New Roman"/>
          </w:rPr>
          <w:t>in</w:t>
        </w:r>
        <w:r w:rsidR="0082196D">
          <w:rPr>
            <w:rFonts w:ascii="Times New Roman" w:hAnsi="Times New Roman" w:cs="Times New Roman"/>
          </w:rPr>
          <w:t xml:space="preserve"> </w:t>
        </w:r>
      </w:ins>
      <w:r w:rsidR="002B0AC6">
        <w:rPr>
          <w:rFonts w:ascii="Times New Roman" w:hAnsi="Times New Roman" w:cs="Times New Roman"/>
        </w:rPr>
        <w:t xml:space="preserve">invertebrate food webs and could </w:t>
      </w:r>
      <w:del w:id="8" w:author="Preston,Dan" w:date="2021-02-19T12:45:00Z">
        <w:r w:rsidR="002B0AC6" w:rsidDel="0082196D">
          <w:rPr>
            <w:rFonts w:ascii="Times New Roman" w:hAnsi="Times New Roman" w:cs="Times New Roman"/>
          </w:rPr>
          <w:delText>be key to</w:delText>
        </w:r>
      </w:del>
      <w:ins w:id="9" w:author="Preston,Dan" w:date="2021-02-19T12:45:00Z">
        <w:r w:rsidR="0082196D">
          <w:rPr>
            <w:rFonts w:ascii="Times New Roman" w:hAnsi="Times New Roman" w:cs="Times New Roman"/>
          </w:rPr>
          <w:t>help</w:t>
        </w:r>
      </w:ins>
      <w:r w:rsidR="002B0AC6">
        <w:rPr>
          <w:rFonts w:ascii="Times New Roman" w:hAnsi="Times New Roman" w:cs="Times New Roman"/>
        </w:rPr>
        <w:t xml:space="preserve"> predict</w:t>
      </w:r>
      <w:del w:id="10" w:author="Preston,Dan" w:date="2021-02-19T12:45:00Z">
        <w:r w:rsidR="002B0AC6" w:rsidDel="0082196D">
          <w:rPr>
            <w:rFonts w:ascii="Times New Roman" w:hAnsi="Times New Roman" w:cs="Times New Roman"/>
          </w:rPr>
          <w:delText>ing</w:delText>
        </w:r>
      </w:del>
      <w:r w:rsidR="002B0AC6">
        <w:rPr>
          <w:rFonts w:ascii="Times New Roman" w:hAnsi="Times New Roman" w:cs="Times New Roman"/>
        </w:rPr>
        <w:t xml:space="preserve"> how anthropogenic biodiversity change will influence terrestrial invertebrates, the earth’s most diverse and biomass-dominant taxonomic group. </w:t>
      </w:r>
    </w:p>
    <w:p w14:paraId="651BFE58" w14:textId="77777777" w:rsidR="007D2AA9" w:rsidRPr="007D2AA9" w:rsidRDefault="007D2AA9" w:rsidP="003F3823">
      <w:pPr>
        <w:rPr>
          <w:rFonts w:ascii="Times New Roman" w:hAnsi="Times New Roman" w:cs="Times New Roman"/>
        </w:rPr>
      </w:pPr>
    </w:p>
    <w:p w14:paraId="23AAC0B1" w14:textId="33581DA8"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567681EF" w14:textId="187379CE" w:rsidR="002B0AC6" w:rsidRPr="002B0AC6" w:rsidRDefault="002B0AC6" w:rsidP="003F3823">
      <w:pPr>
        <w:rPr>
          <w:rFonts w:ascii="Times New Roman" w:hAnsi="Times New Roman" w:cs="Times New Roman"/>
        </w:rPr>
      </w:pPr>
      <w:r>
        <w:rPr>
          <w:rFonts w:ascii="Times New Roman" w:hAnsi="Times New Roman" w:cs="Times New Roman"/>
        </w:rPr>
        <w:t>Food web, arthropod,</w:t>
      </w:r>
      <w:r w:rsidR="00BC5DEF">
        <w:rPr>
          <w:rFonts w:ascii="Times New Roman" w:hAnsi="Times New Roman" w:cs="Times New Roman"/>
        </w:rPr>
        <w:t xml:space="preserve"> allometry, phylogenetic relationships, predator traits</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commentRangeStart w:id="11"/>
      <w:r w:rsidRPr="00B701CD">
        <w:rPr>
          <w:rFonts w:ascii="Times New Roman" w:hAnsi="Times New Roman" w:cs="Times New Roman"/>
          <w:b/>
          <w:bCs/>
        </w:rPr>
        <w:t>Introduction</w:t>
      </w:r>
      <w:commentRangeEnd w:id="11"/>
      <w:r w:rsidR="00341F31">
        <w:rPr>
          <w:rStyle w:val="CommentReference"/>
        </w:rPr>
        <w:commentReference w:id="11"/>
      </w:r>
    </w:p>
    <w:p w14:paraId="5434A956" w14:textId="77777777" w:rsidR="00AB0CAD"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p>
    <w:p w14:paraId="7C9EA1AE" w14:textId="6D139160"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 (McCann</w:t>
      </w:r>
      <w:r w:rsidR="00B1051B">
        <w:rPr>
          <w:rFonts w:ascii="Times New Roman" w:hAnsi="Times New Roman" w:cs="Times New Roman"/>
        </w:rPr>
        <w:t xml:space="preserve"> 2000</w:t>
      </w:r>
      <w:r>
        <w:rPr>
          <w:rFonts w:ascii="Times New Roman" w:hAnsi="Times New Roman" w:cs="Times New Roman"/>
        </w:rPr>
        <w:t xml:space="preserve">, </w:t>
      </w:r>
      <w:r w:rsidR="00B1051B">
        <w:rPr>
          <w:rFonts w:ascii="Times New Roman" w:hAnsi="Times New Roman" w:cs="Times New Roman"/>
        </w:rPr>
        <w:t>Brodie et al. 2014</w:t>
      </w:r>
      <w:r>
        <w:rPr>
          <w:rFonts w:ascii="Times New Roman" w:hAnsi="Times New Roman" w:cs="Times New Roman"/>
        </w:rPr>
        <w:t xml:space="preserve">). </w:t>
      </w:r>
      <w:commentRangeStart w:id="12"/>
      <w:r>
        <w:rPr>
          <w:rFonts w:ascii="Times New Roman" w:hAnsi="Times New Roman" w:cs="Times New Roman"/>
        </w:rPr>
        <w:t>Because predator-prey interactions are integral to ecosystem function, predicting these interactions is key for extrapolating general rules of predator-prey interactions in new contexts</w:t>
      </w:r>
      <w:r w:rsidR="003C17C3">
        <w:rPr>
          <w:rFonts w:ascii="Times New Roman" w:hAnsi="Times New Roman" w:cs="Times New Roman"/>
        </w:rPr>
        <w:t xml:space="preserve"> and finding general patterns that describe biological communities</w:t>
      </w:r>
      <w:r>
        <w:rPr>
          <w:rFonts w:ascii="Times New Roman" w:hAnsi="Times New Roman" w:cs="Times New Roman"/>
        </w:rPr>
        <w:t>.</w:t>
      </w:r>
      <w:commentRangeEnd w:id="12"/>
      <w:r w:rsidR="00630FFA">
        <w:rPr>
          <w:rStyle w:val="CommentReference"/>
        </w:rPr>
        <w:commentReference w:id="12"/>
      </w:r>
      <w:r>
        <w:rPr>
          <w:rFonts w:ascii="Times New Roman" w:hAnsi="Times New Roman" w:cs="Times New Roman"/>
        </w:rPr>
        <w:t xml:space="preserve"> Traditionally, predator-prey interactions have been approached from a species-specific framework; specifically, species identity or phylogenetic relatedness shapes feeding interactions (</w:t>
      </w:r>
      <w:proofErr w:type="spellStart"/>
      <w:r w:rsidR="00B1051B">
        <w:rPr>
          <w:rFonts w:ascii="Times New Roman" w:hAnsi="Times New Roman" w:cs="Times New Roman"/>
        </w:rPr>
        <w:t>Ings</w:t>
      </w:r>
      <w:proofErr w:type="spellEnd"/>
      <w:r w:rsidR="00B1051B">
        <w:rPr>
          <w:rFonts w:ascii="Times New Roman" w:hAnsi="Times New Roman" w:cs="Times New Roman"/>
        </w:rPr>
        <w:t xml:space="preserve"> et al. 2009</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 (Woodward</w:t>
      </w:r>
      <w:r w:rsidR="00B1051B">
        <w:rPr>
          <w:rFonts w:ascii="Times New Roman" w:hAnsi="Times New Roman" w:cs="Times New Roman"/>
        </w:rPr>
        <w:t xml:space="preserve"> et al. 2005</w:t>
      </w:r>
      <w:r w:rsidR="00E26AC3">
        <w:rPr>
          <w:rFonts w:ascii="Times New Roman" w:hAnsi="Times New Roman" w:cs="Times New Roman"/>
        </w:rPr>
        <w:t>)</w:t>
      </w:r>
      <w:r w:rsidR="00AB0CAD">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 (</w:t>
      </w:r>
      <w:proofErr w:type="spellStart"/>
      <w:r>
        <w:rPr>
          <w:rFonts w:ascii="Times New Roman" w:hAnsi="Times New Roman" w:cs="Times New Roman"/>
        </w:rPr>
        <w:t>Stoufer</w:t>
      </w:r>
      <w:proofErr w:type="spellEnd"/>
      <w:r>
        <w:rPr>
          <w:rFonts w:ascii="Times New Roman" w:hAnsi="Times New Roman" w:cs="Times New Roman"/>
        </w:rPr>
        <w:t xml:space="preserve"> 2015, Nakazawa, </w:t>
      </w:r>
      <w:r w:rsidR="00AB0CAD">
        <w:rPr>
          <w:rFonts w:ascii="Times New Roman" w:hAnsi="Times New Roman" w:cs="Times New Roman"/>
        </w:rPr>
        <w:t xml:space="preserve">Woodward et al., Gravel et al. 2013, 2015). </w:t>
      </w:r>
      <w:r w:rsidR="003C17C3">
        <w:rPr>
          <w:rFonts w:ascii="Times New Roman" w:hAnsi="Times New Roman" w:cs="Times New Roman"/>
        </w:rPr>
        <w:t xml:space="preserve">While body size alone predicts general patterns across food webs in multiple contexts, combining body size with more species-specific characteristics, including species identity, and more broadly, species traits such as locomotion or metabolism, creates food web models that look even more similar to </w:t>
      </w:r>
      <w:proofErr w:type="gramStart"/>
      <w:r w:rsidR="003C17C3">
        <w:rPr>
          <w:rFonts w:ascii="Times New Roman" w:hAnsi="Times New Roman" w:cs="Times New Roman"/>
        </w:rPr>
        <w:t>empirically-observed</w:t>
      </w:r>
      <w:proofErr w:type="gramEnd"/>
      <w:r w:rsidR="003C17C3">
        <w:rPr>
          <w:rFonts w:ascii="Times New Roman" w:hAnsi="Times New Roman" w:cs="Times New Roman"/>
        </w:rPr>
        <w:t xml:space="preserve"> patterns (e.g. Grey et al., Pomeranz et al., Brose et al., Rudolf et al. 2014). Using general traits to describe food web patterns across ecosystems is not only important for the development of general</w:t>
      </w:r>
      <w:del w:id="13" w:author="Preston,Dan" w:date="2021-02-19T12:51:00Z">
        <w:r w:rsidR="003C17C3" w:rsidDel="00630FFA">
          <w:rPr>
            <w:rFonts w:ascii="Times New Roman" w:hAnsi="Times New Roman" w:cs="Times New Roman"/>
          </w:rPr>
          <w:delText xml:space="preserve"> predictable </w:delText>
        </w:r>
      </w:del>
      <w:ins w:id="14" w:author="Preston,Dan" w:date="2021-02-19T12:51:00Z">
        <w:r w:rsidR="00630FFA">
          <w:rPr>
            <w:rFonts w:ascii="Times New Roman" w:hAnsi="Times New Roman" w:cs="Times New Roman"/>
          </w:rPr>
          <w:t xml:space="preserve">izable </w:t>
        </w:r>
      </w:ins>
      <w:r w:rsidR="003C17C3">
        <w:rPr>
          <w:rFonts w:ascii="Times New Roman" w:hAnsi="Times New Roman" w:cs="Times New Roman"/>
        </w:rPr>
        <w:t>rules describing patterns in biological communities but could also be integral to predicting and mitigating species extinctions given the rate of anthropogenic species loss (</w:t>
      </w:r>
      <w:proofErr w:type="spellStart"/>
      <w:r w:rsidR="003C17C3">
        <w:rPr>
          <w:rFonts w:ascii="Times New Roman" w:hAnsi="Times New Roman" w:cs="Times New Roman"/>
        </w:rPr>
        <w:t>Valiente-Banuet</w:t>
      </w:r>
      <w:proofErr w:type="spellEnd"/>
      <w:r w:rsidR="003C17C3">
        <w:rPr>
          <w:rFonts w:ascii="Times New Roman" w:hAnsi="Times New Roman" w:cs="Times New Roman"/>
        </w:rPr>
        <w:t xml:space="preserve"> et </w:t>
      </w:r>
      <w:commentRangeStart w:id="15"/>
      <w:r w:rsidR="003C17C3">
        <w:rPr>
          <w:rFonts w:ascii="Times New Roman" w:hAnsi="Times New Roman" w:cs="Times New Roman"/>
        </w:rPr>
        <w:t>al</w:t>
      </w:r>
      <w:commentRangeEnd w:id="15"/>
      <w:r w:rsidR="00630FFA">
        <w:rPr>
          <w:rStyle w:val="CommentReference"/>
        </w:rPr>
        <w:commentReference w:id="15"/>
      </w:r>
      <w:r w:rsidR="003C17C3">
        <w:rPr>
          <w:rFonts w:ascii="Times New Roman" w:hAnsi="Times New Roman" w:cs="Times New Roman"/>
        </w:rPr>
        <w:t>.).</w:t>
      </w:r>
    </w:p>
    <w:p w14:paraId="0CB6FD9F" w14:textId="632C68EE" w:rsidR="00AB0CAD" w:rsidRDefault="00AB0CAD" w:rsidP="003F3823">
      <w:pPr>
        <w:rPr>
          <w:rFonts w:ascii="Times New Roman" w:hAnsi="Times New Roman" w:cs="Times New Roman"/>
        </w:rPr>
      </w:pPr>
    </w:p>
    <w:p w14:paraId="67E62382" w14:textId="3A5ADD54"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714A1E">
        <w:rPr>
          <w:rFonts w:ascii="Times New Roman" w:hAnsi="Times New Roman" w:cs="Times New Roman"/>
        </w:rPr>
        <w:t xml:space="preserve">While a few general rules </w:t>
      </w:r>
      <w:del w:id="16" w:author="Preston,Dan" w:date="2021-02-19T12:55:00Z">
        <w:r w:rsidR="00714A1E" w:rsidDel="00630FFA">
          <w:rPr>
            <w:rFonts w:ascii="Times New Roman" w:hAnsi="Times New Roman" w:cs="Times New Roman"/>
          </w:rPr>
          <w:delText xml:space="preserve">accurately </w:delText>
        </w:r>
      </w:del>
      <w:ins w:id="17" w:author="Preston,Dan" w:date="2021-02-19T12:55:00Z">
        <w:r w:rsidR="00630FFA">
          <w:rPr>
            <w:rFonts w:ascii="Times New Roman" w:hAnsi="Times New Roman" w:cs="Times New Roman"/>
          </w:rPr>
          <w:t>sometimes</w:t>
        </w:r>
        <w:r w:rsidR="00630FFA">
          <w:rPr>
            <w:rFonts w:ascii="Times New Roman" w:hAnsi="Times New Roman" w:cs="Times New Roman"/>
          </w:rPr>
          <w:t xml:space="preserve"> </w:t>
        </w:r>
      </w:ins>
      <w:r w:rsidR="00714A1E">
        <w:rPr>
          <w:rFonts w:ascii="Times New Roman" w:hAnsi="Times New Roman" w:cs="Times New Roman"/>
        </w:rPr>
        <w:t xml:space="preserve">predict patterns in </w:t>
      </w:r>
      <w:ins w:id="18" w:author="Preston,Dan" w:date="2021-02-19T12:55:00Z">
        <w:r w:rsidR="00630FFA">
          <w:rPr>
            <w:rFonts w:ascii="Times New Roman" w:hAnsi="Times New Roman" w:cs="Times New Roman"/>
          </w:rPr>
          <w:t xml:space="preserve">empirical </w:t>
        </w:r>
      </w:ins>
      <w:r w:rsidR="000E1D95">
        <w:rPr>
          <w:rFonts w:ascii="Times New Roman" w:hAnsi="Times New Roman" w:cs="Times New Roman"/>
        </w:rPr>
        <w:t xml:space="preserve">food webs </w:t>
      </w:r>
      <w:del w:id="19" w:author="Preston,Dan" w:date="2021-02-19T12:55:00Z">
        <w:r w:rsidR="00FB5F0B" w:rsidDel="00630FFA">
          <w:rPr>
            <w:rFonts w:ascii="Times New Roman" w:hAnsi="Times New Roman" w:cs="Times New Roman"/>
          </w:rPr>
          <w:delText>that have been built fully or primarily from</w:delText>
        </w:r>
        <w:r w:rsidR="00714A1E" w:rsidDel="00630FFA">
          <w:rPr>
            <w:rFonts w:ascii="Times New Roman" w:hAnsi="Times New Roman" w:cs="Times New Roman"/>
          </w:rPr>
          <w:delText xml:space="preserve"> empirical data</w:delText>
        </w:r>
        <w:r w:rsidR="00FB5F0B" w:rsidDel="00630FFA">
          <w:rPr>
            <w:rFonts w:ascii="Times New Roman" w:hAnsi="Times New Roman" w:cs="Times New Roman"/>
          </w:rPr>
          <w:delText xml:space="preserve"> </w:delText>
        </w:r>
      </w:del>
      <w:r w:rsidR="00FB5F0B">
        <w:rPr>
          <w:rFonts w:ascii="Times New Roman" w:hAnsi="Times New Roman" w:cs="Times New Roman"/>
        </w:rPr>
        <w:t>(e.g. Gravel et a</w:t>
      </w:r>
      <w:r w:rsidR="00B1051B">
        <w:rPr>
          <w:rFonts w:ascii="Times New Roman" w:hAnsi="Times New Roman" w:cs="Times New Roman"/>
        </w:rPr>
        <w:t>l. 2013</w:t>
      </w:r>
      <w:r w:rsidR="00FB5F0B">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w:t>
      </w:r>
      <w:commentRangeStart w:id="20"/>
      <w:r w:rsidR="008371CE">
        <w:rPr>
          <w:rFonts w:ascii="Times New Roman" w:hAnsi="Times New Roman" w:cs="Times New Roman"/>
        </w:rPr>
        <w:t xml:space="preserve">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w:t>
      </w:r>
      <w:r w:rsidR="00B1051B">
        <w:rPr>
          <w:rFonts w:ascii="Times New Roman" w:hAnsi="Times New Roman" w:cs="Times New Roman"/>
        </w:rPr>
        <w:t xml:space="preserve">Sheppard </w:t>
      </w:r>
      <w:r w:rsidR="00B1051B">
        <w:rPr>
          <w:rFonts w:ascii="Times New Roman" w:hAnsi="Times New Roman" w:cs="Times New Roman"/>
        </w:rPr>
        <w:lastRenderedPageBreak/>
        <w:t>and Harwood 2005</w:t>
      </w:r>
      <w:r w:rsidR="00D85A62">
        <w:rPr>
          <w:rFonts w:ascii="Times New Roman" w:hAnsi="Times New Roman" w:cs="Times New Roman"/>
        </w:rPr>
        <w:t>, McLaughlin et al. 2010</w:t>
      </w:r>
      <w:r w:rsidR="008371CE">
        <w:rPr>
          <w:rFonts w:ascii="Times New Roman" w:hAnsi="Times New Roman" w:cs="Times New Roman"/>
        </w:rPr>
        <w:t>)</w:t>
      </w:r>
      <w:commentRangeEnd w:id="20"/>
      <w:r w:rsidR="00630FFA">
        <w:rPr>
          <w:rStyle w:val="CommentReference"/>
        </w:rPr>
        <w:commentReference w:id="20"/>
      </w:r>
      <w:r w:rsidR="008371CE">
        <w:rPr>
          <w:rFonts w:ascii="Times New Roman" w:hAnsi="Times New Roman" w:cs="Times New Roman"/>
        </w:rPr>
        <w:t xml:space="preserve">, we have a dearth of observed interaction data 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w:t>
      </w:r>
      <w:commentRangeStart w:id="21"/>
      <w:r w:rsidR="001D1F0B">
        <w:rPr>
          <w:rFonts w:ascii="Times New Roman" w:hAnsi="Times New Roman" w:cs="Times New Roman"/>
        </w:rPr>
        <w:t xml:space="preserve">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w:t>
      </w:r>
      <w:proofErr w:type="gramStart"/>
      <w:r w:rsidR="001D1F0B">
        <w:rPr>
          <w:rFonts w:ascii="Times New Roman" w:hAnsi="Times New Roman" w:cs="Times New Roman"/>
        </w:rPr>
        <w:t>phylogenetically-related</w:t>
      </w:r>
      <w:proofErr w:type="gramEnd"/>
      <w:r w:rsidR="001D1F0B">
        <w:rPr>
          <w:rFonts w:ascii="Times New Roman" w:hAnsi="Times New Roman" w:cs="Times New Roman"/>
        </w:rPr>
        <w:t xml:space="preserve"> species </w:t>
      </w:r>
      <w:r>
        <w:rPr>
          <w:rFonts w:ascii="Times New Roman" w:hAnsi="Times New Roman" w:cs="Times New Roman"/>
        </w:rPr>
        <w:t xml:space="preserve">(e.g.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Cattin</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Bannuet</w:t>
      </w:r>
      <w:proofErr w:type="spellEnd"/>
      <w:r w:rsidR="00B1051B">
        <w:rPr>
          <w:rFonts w:ascii="Times New Roman" w:hAnsi="Times New Roman" w:cs="Times New Roman"/>
        </w:rPr>
        <w:t xml:space="preserve">, </w:t>
      </w:r>
      <w:proofErr w:type="spellStart"/>
      <w:r w:rsidR="00B1051B">
        <w:rPr>
          <w:rFonts w:ascii="Times New Roman" w:hAnsi="Times New Roman" w:cs="Times New Roman"/>
        </w:rPr>
        <w:t>Simberloff</w:t>
      </w:r>
      <w:proofErr w:type="spellEnd"/>
      <w:r w:rsidR="00B1051B">
        <w:rPr>
          <w:rFonts w:ascii="Times New Roman" w:hAnsi="Times New Roman" w:cs="Times New Roman"/>
        </w:rPr>
        <w:t xml:space="preserve"> and Wilson, </w:t>
      </w:r>
      <w:proofErr w:type="spellStart"/>
      <w:r w:rsidR="00B1051B">
        <w:rPr>
          <w:rFonts w:ascii="Times New Roman" w:hAnsi="Times New Roman" w:cs="Times New Roman"/>
        </w:rPr>
        <w:t>Piechnek</w:t>
      </w:r>
      <w:proofErr w:type="spellEnd"/>
      <w:r w:rsidR="00B1051B">
        <w:rPr>
          <w:rFonts w:ascii="Times New Roman" w:hAnsi="Times New Roman" w:cs="Times New Roman"/>
        </w:rPr>
        <w:t xml:space="preserve"> et al.</w:t>
      </w:r>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w:t>
      </w:r>
      <w:commentRangeEnd w:id="21"/>
      <w:r w:rsidR="00630FFA">
        <w:rPr>
          <w:rStyle w:val="CommentReference"/>
        </w:rPr>
        <w:commentReference w:id="21"/>
      </w:r>
      <w:r w:rsidR="001D1F0B">
        <w:rPr>
          <w:rFonts w:ascii="Times New Roman" w:hAnsi="Times New Roman" w:cs="Times New Roman"/>
        </w:rPr>
        <w:t xml:space="preserve">(e.g. </w:t>
      </w:r>
      <w:proofErr w:type="spellStart"/>
      <w:r w:rsidR="00B1051B">
        <w:rPr>
          <w:rFonts w:ascii="Times New Roman" w:hAnsi="Times New Roman" w:cs="Times New Roman"/>
        </w:rPr>
        <w:t>Laigle</w:t>
      </w:r>
      <w:proofErr w:type="spellEnd"/>
      <w:r w:rsidR="00B1051B">
        <w:rPr>
          <w:rFonts w:ascii="Times New Roman" w:hAnsi="Times New Roman" w:cs="Times New Roman"/>
        </w:rPr>
        <w:t xml:space="preserve"> et al, </w:t>
      </w:r>
      <w:proofErr w:type="spellStart"/>
      <w:r w:rsidR="00B1051B">
        <w:rPr>
          <w:rFonts w:ascii="Times New Roman" w:hAnsi="Times New Roman" w:cs="Times New Roman"/>
        </w:rPr>
        <w:t>Digel</w:t>
      </w:r>
      <w:proofErr w:type="spellEnd"/>
      <w:r w:rsidR="00B1051B">
        <w:rPr>
          <w:rFonts w:ascii="Times New Roman" w:hAnsi="Times New Roman" w:cs="Times New Roman"/>
        </w:rPr>
        <w:t xml:space="preserve"> et al., </w:t>
      </w:r>
      <w:r w:rsidR="001D1F0B">
        <w:rPr>
          <w:rFonts w:ascii="Times New Roman" w:hAnsi="Times New Roman" w:cs="Times New Roman"/>
        </w:rPr>
        <w:t>Hines et al. 2019).</w:t>
      </w:r>
      <w:r w:rsidR="000E1D95">
        <w:rPr>
          <w:rFonts w:ascii="Times New Roman" w:hAnsi="Times New Roman" w:cs="Times New Roman"/>
        </w:rPr>
        <w:t xml:space="preserve"> </w:t>
      </w:r>
      <w:commentRangeStart w:id="22"/>
      <w:r w:rsidR="000E1D95">
        <w:rPr>
          <w:rFonts w:ascii="Times New Roman" w:hAnsi="Times New Roman" w:cs="Times New Roman"/>
        </w:rPr>
        <w:t xml:space="preserve">Because these are the very patterns we are aiming to extrapolate from these datasets, then, without empirical data it is unclear whether any patterns that occur for these consumers related to body size, </w:t>
      </w:r>
      <w:r w:rsidR="003C17C3">
        <w:rPr>
          <w:rFonts w:ascii="Times New Roman" w:hAnsi="Times New Roman" w:cs="Times New Roman"/>
        </w:rPr>
        <w:t xml:space="preserve">other </w:t>
      </w:r>
      <w:r w:rsidR="000E1D95">
        <w:rPr>
          <w:rFonts w:ascii="Times New Roman" w:hAnsi="Times New Roman" w:cs="Times New Roman"/>
        </w:rPr>
        <w:t>traits, or phylogeny are real ecological patterns or artefacts of the non-empirical diet assignment methods used to compile them</w:t>
      </w:r>
      <w:commentRangeEnd w:id="22"/>
      <w:r w:rsidR="007F609B">
        <w:rPr>
          <w:rStyle w:val="CommentReference"/>
        </w:rPr>
        <w:commentReference w:id="22"/>
      </w:r>
      <w:r w:rsidR="000E1D95">
        <w:rPr>
          <w:rFonts w:ascii="Times New Roman" w:hAnsi="Times New Roman" w:cs="Times New Roman"/>
        </w:rPr>
        <w:t>.</w:t>
      </w:r>
      <w:r w:rsidR="001D1F0B">
        <w:rPr>
          <w:rFonts w:ascii="Times New Roman" w:hAnsi="Times New Roman" w:cs="Times New Roman"/>
        </w:rPr>
        <w:t xml:space="preserve"> </w:t>
      </w:r>
      <w:r w:rsidR="000E1D95">
        <w:rPr>
          <w:rFonts w:ascii="Times New Roman" w:hAnsi="Times New Roman" w:cs="Times New Roman"/>
        </w:rPr>
        <w:t xml:space="preserve">Beyond a better representation of food webs across environments and consumer groups, </w:t>
      </w:r>
      <w:commentRangeStart w:id="23"/>
      <w:r w:rsidR="000E1D95">
        <w:rPr>
          <w:rFonts w:ascii="Times New Roman" w:hAnsi="Times New Roman" w:cs="Times New Roman"/>
        </w:rPr>
        <w:t>o</w:t>
      </w:r>
      <w:r w:rsidR="007B2DBC">
        <w:rPr>
          <w:rFonts w:ascii="Times New Roman" w:hAnsi="Times New Roman" w:cs="Times New Roman"/>
        </w:rPr>
        <w:t>verlooking food web patterns that govern small-bodied terrestrial invertebrates is consequential to global ecosystem processes; s</w:t>
      </w:r>
      <w:r w:rsidR="00716921">
        <w:rPr>
          <w:rFonts w:ascii="Times New Roman" w:hAnsi="Times New Roman" w:cs="Times New Roman"/>
        </w:rPr>
        <w:t>mall</w:t>
      </w:r>
      <w:r w:rsidR="000024EC">
        <w:rPr>
          <w:rFonts w:ascii="Times New Roman" w:hAnsi="Times New Roman" w:cs="Times New Roman"/>
        </w:rPr>
        <w:t>-bodied terrestrial invertebrates</w:t>
      </w:r>
      <w:r w:rsidR="00716921">
        <w:rPr>
          <w:rFonts w:ascii="Times New Roman" w:hAnsi="Times New Roman" w:cs="Times New Roman"/>
        </w:rPr>
        <w:t xml:space="preserve"> </w:t>
      </w:r>
      <w:r w:rsidR="000024EC">
        <w:rPr>
          <w:rFonts w:ascii="Times New Roman" w:hAnsi="Times New Roman" w:cs="Times New Roman"/>
        </w:rPr>
        <w:t>comprise 50% of the earth’s animal biomass</w:t>
      </w:r>
      <w:r w:rsidR="00716921">
        <w:rPr>
          <w:rFonts w:ascii="Times New Roman" w:hAnsi="Times New Roman" w:cs="Times New Roman"/>
        </w:rPr>
        <w:t xml:space="preserve"> (Bar-on et al. 2018)</w:t>
      </w:r>
      <w:r w:rsidR="000024EC">
        <w:rPr>
          <w:rFonts w:ascii="Times New Roman" w:hAnsi="Times New Roman" w:cs="Times New Roman"/>
        </w:rPr>
        <w:t xml:space="preserve"> and the majority of global animal species diversity (Mora et al. 2011, Costello et al 2013</w:t>
      </w:r>
      <w:r w:rsidR="00402ED9">
        <w:rPr>
          <w:rFonts w:ascii="Times New Roman" w:hAnsi="Times New Roman" w:cs="Times New Roman"/>
        </w:rPr>
        <w:t>, Stork 2018</w:t>
      </w:r>
      <w:r w:rsidR="000024EC">
        <w:rPr>
          <w:rFonts w:ascii="Times New Roman" w:hAnsi="Times New Roman" w:cs="Times New Roman"/>
        </w:rPr>
        <w:t>)</w:t>
      </w:r>
      <w:r w:rsidR="007B2DBC">
        <w:rPr>
          <w:rFonts w:ascii="Times New Roman" w:hAnsi="Times New Roman" w:cs="Times New Roman"/>
        </w:rPr>
        <w:t xml:space="preserve">. As such, understanding food web patterns for this consumer group is </w:t>
      </w:r>
      <w:r w:rsidR="000024EC">
        <w:rPr>
          <w:rFonts w:ascii="Times New Roman" w:hAnsi="Times New Roman" w:cs="Times New Roman"/>
        </w:rPr>
        <w:t>crucial for understanding the ecology of the world’s most dominant group of consumers shaping biomass and nutrient cycling dynamics (</w:t>
      </w:r>
      <w:proofErr w:type="gramStart"/>
      <w:r w:rsidR="000024EC">
        <w:rPr>
          <w:rFonts w:ascii="Times New Roman" w:hAnsi="Times New Roman" w:cs="Times New Roman"/>
        </w:rPr>
        <w:t>e.g.</w:t>
      </w:r>
      <w:proofErr w:type="gramEnd"/>
      <w:r w:rsidR="000024EC">
        <w:rPr>
          <w:rFonts w:ascii="Times New Roman" w:hAnsi="Times New Roman" w:cs="Times New Roman"/>
        </w:rPr>
        <w:t xml:space="preserve"> Bar-On et al. 2018). </w:t>
      </w:r>
      <w:commentRangeEnd w:id="23"/>
      <w:r w:rsidR="007F609B">
        <w:rPr>
          <w:rStyle w:val="CommentReference"/>
        </w:rPr>
        <w:commentReference w:id="23"/>
      </w:r>
    </w:p>
    <w:p w14:paraId="4237D267" w14:textId="728F9F18" w:rsidR="00B54432" w:rsidRDefault="00B54432" w:rsidP="003F3823">
      <w:pPr>
        <w:rPr>
          <w:rFonts w:ascii="Times New Roman" w:hAnsi="Times New Roman" w:cs="Times New Roman"/>
        </w:rPr>
      </w:pPr>
    </w:p>
    <w:p w14:paraId="70E8307D" w14:textId="2E937BE9"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w:t>
      </w:r>
      <w:del w:id="24" w:author="Preston,Dan" w:date="2021-02-19T13:05:00Z">
        <w:r w:rsidR="00405883" w:rsidDel="007F609B">
          <w:rPr>
            <w:rFonts w:ascii="Times New Roman" w:hAnsi="Times New Roman" w:cs="Times New Roman"/>
          </w:rPr>
          <w:delText xml:space="preserve">between these predators and their prey </w:delText>
        </w:r>
      </w:del>
      <w:r w:rsidR="00405883">
        <w:rPr>
          <w:rFonts w:ascii="Times New Roman" w:hAnsi="Times New Roman" w:cs="Times New Roman"/>
        </w:rPr>
        <w:t xml:space="preserve">in natural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2B7BAF">
        <w:rPr>
          <w:rFonts w:ascii="Times New Roman" w:hAnsi="Times New Roman" w:cs="Times New Roman"/>
        </w:rPr>
        <w:t>cross-species feeding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is this mediated by predator species identity?</w:t>
      </w:r>
      <w:r w:rsidR="00E87AE2">
        <w:rPr>
          <w:rFonts w:ascii="Times New Roman" w:hAnsi="Times New Roman" w:cs="Times New Roman"/>
        </w:rPr>
        <w:t xml:space="preserve"> </w:t>
      </w:r>
      <w:r w:rsidR="003C17C3">
        <w:rPr>
          <w:rFonts w:ascii="Times New Roman" w:hAnsi="Times New Roman" w:cs="Times New Roman"/>
        </w:rPr>
        <w:t>2) do predator individuals in a shared environment partition prey resources based on predator species identity, predator size, or both? and 3</w:t>
      </w:r>
      <w:r w:rsidR="00716921">
        <w:rPr>
          <w:rFonts w:ascii="Times New Roman" w:hAnsi="Times New Roman" w:cs="Times New Roman"/>
        </w:rPr>
        <w:t xml:space="preserve">) </w:t>
      </w:r>
      <w:r w:rsidR="000E1D95">
        <w:rPr>
          <w:rFonts w:ascii="Times New Roman" w:hAnsi="Times New Roman" w:cs="Times New Roman"/>
        </w:rPr>
        <w:t xml:space="preserve">beyond species, do predator traits shared by multiple species related to hunting “tools” </w:t>
      </w:r>
      <w:r w:rsidR="00716921">
        <w:rPr>
          <w:rFonts w:ascii="Times New Roman" w:hAnsi="Times New Roman" w:cs="Times New Roman"/>
        </w:rPr>
        <w:t xml:space="preserve">(web-use) </w:t>
      </w:r>
      <w:r w:rsidR="002B7BAF">
        <w:rPr>
          <w:rFonts w:ascii="Times New Roman" w:hAnsi="Times New Roman" w:cs="Times New Roman"/>
        </w:rPr>
        <w:t>change</w:t>
      </w:r>
      <w:r w:rsidR="00716921">
        <w:rPr>
          <w:rFonts w:ascii="Times New Roman" w:hAnsi="Times New Roman" w:cs="Times New Roman"/>
        </w:rPr>
        <w:t xml:space="preserve"> prey size selection</w:t>
      </w:r>
      <w:r w:rsidR="00D01E28">
        <w:rPr>
          <w:rFonts w:ascii="Times New Roman" w:hAnsi="Times New Roman" w:cs="Times New Roman"/>
        </w:rPr>
        <w:t>?</w:t>
      </w:r>
      <w:r w:rsidR="005961E9">
        <w:rPr>
          <w:rFonts w:ascii="Times New Roman" w:hAnsi="Times New Roman" w:cs="Times New Roman"/>
        </w:rPr>
        <w:t xml:space="preserve"> </w:t>
      </w:r>
      <w:commentRangeStart w:id="25"/>
      <w:r w:rsidR="005961E9">
        <w:rPr>
          <w:rFonts w:ascii="Times New Roman" w:hAnsi="Times New Roman" w:cs="Times New Roman"/>
        </w:rPr>
        <w:t>Using</w:t>
      </w:r>
      <w:commentRangeEnd w:id="25"/>
      <w:r w:rsidR="007F609B">
        <w:rPr>
          <w:rStyle w:val="CommentReference"/>
        </w:rPr>
        <w:commentReference w:id="25"/>
      </w:r>
      <w:r w:rsidR="005961E9">
        <w:rPr>
          <w:rFonts w:ascii="Times New Roman" w:hAnsi="Times New Roman" w:cs="Times New Roman"/>
        </w:rPr>
        <w:t xml:space="preserve">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w:t>
      </w:r>
      <w:commentRangeStart w:id="26"/>
      <w:r w:rsidR="00501C6F">
        <w:rPr>
          <w:rFonts w:ascii="Times New Roman" w:hAnsi="Times New Roman" w:cs="Times New Roman"/>
        </w:rPr>
        <w:t>2018</w:t>
      </w:r>
      <w:commentRangeEnd w:id="26"/>
      <w:r w:rsidR="007F609B">
        <w:rPr>
          <w:rStyle w:val="CommentReference"/>
        </w:rPr>
        <w:commentReference w:id="26"/>
      </w:r>
      <w:r w:rsidR="00501C6F">
        <w:rPr>
          <w:rFonts w:ascii="Times New Roman" w:hAnsi="Times New Roman" w:cs="Times New Roman"/>
        </w:rPr>
        <w:t xml:space="preserve">).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380CBC87"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40503F">
        <w:rPr>
          <w:rFonts w:ascii="Times New Roman" w:hAnsi="Times New Roman" w:cs="Times New Roman"/>
          <w:bCs/>
        </w:rPr>
        <w:t>, including different forest types and microhabitats</w:t>
      </w:r>
      <w:del w:id="27" w:author="Preston,Dan" w:date="2021-02-19T13:07:00Z">
        <w:r w:rsidR="0040503F" w:rsidDel="007F609B">
          <w:rPr>
            <w:rFonts w:ascii="Times New Roman" w:hAnsi="Times New Roman" w:cs="Times New Roman"/>
            <w:bCs/>
          </w:rPr>
          <w:delText>,</w:delText>
        </w:r>
      </w:del>
      <w:r w:rsidR="0040503F">
        <w:rPr>
          <w:rFonts w:ascii="Times New Roman" w:hAnsi="Times New Roman" w:cs="Times New Roman"/>
          <w:bCs/>
        </w:rPr>
        <w:t xml:space="preserve"> </w:t>
      </w:r>
      <w:del w:id="28" w:author="Preston,Dan" w:date="2021-02-19T13:07:00Z">
        <w:r w:rsidR="0040503F" w:rsidDel="007F609B">
          <w:rPr>
            <w:rFonts w:ascii="Times New Roman" w:hAnsi="Times New Roman" w:cs="Times New Roman"/>
            <w:bCs/>
          </w:rPr>
          <w:delText xml:space="preserve">including </w:delText>
        </w:r>
      </w:del>
      <w:ins w:id="29" w:author="Preston,Dan" w:date="2021-02-19T13:07:00Z">
        <w:r w:rsidR="007F609B">
          <w:rPr>
            <w:rFonts w:ascii="Times New Roman" w:hAnsi="Times New Roman" w:cs="Times New Roman"/>
            <w:bCs/>
          </w:rPr>
          <w:t>representing</w:t>
        </w:r>
        <w:r w:rsidR="007F609B">
          <w:rPr>
            <w:rFonts w:ascii="Times New Roman" w:hAnsi="Times New Roman" w:cs="Times New Roman"/>
            <w:bCs/>
          </w:rPr>
          <w:t xml:space="preserve"> </w:t>
        </w:r>
      </w:ins>
      <w:r w:rsidR="0040503F">
        <w:rPr>
          <w:rFonts w:ascii="Times New Roman" w:hAnsi="Times New Roman" w:cs="Times New Roman"/>
          <w:bCs/>
        </w:rPr>
        <w:t xml:space="preserve">understory vegetation, canopy vegetation, and soil habitats. </w:t>
      </w:r>
      <w:commentRangeStart w:id="30"/>
      <w:r w:rsidR="0040503F">
        <w:rPr>
          <w:rFonts w:ascii="Times New Roman" w:hAnsi="Times New Roman" w:cs="Times New Roman"/>
          <w:bCs/>
        </w:rPr>
        <w:t xml:space="preserve">For each of these habitats, we used a combination of methods, including individual collection during visual surveys for understory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005676C9">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2011)","manualFormatting":"(Greenstone et al., 2011, Miller-ter Kuile et al. in revision)","plainTextFormattedCitation":"(Greenstone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00B00773">
        <w:rPr>
          <w:rFonts w:ascii="Times New Roman" w:hAnsi="Times New Roman" w:cs="Times New Roman"/>
          <w:bCs/>
          <w:noProof/>
        </w:rPr>
        <w:t xml:space="preserve">, Miller-ter Kuile et al. </w:t>
      </w:r>
      <w:r w:rsidR="00B00773">
        <w:rPr>
          <w:rFonts w:ascii="Times New Roman" w:hAnsi="Times New Roman" w:cs="Times New Roman"/>
          <w:bCs/>
          <w:i/>
          <w:iCs/>
          <w:noProof/>
        </w:rPr>
        <w:t>in revision</w:t>
      </w:r>
      <w:r w:rsidRPr="0040503F">
        <w:rPr>
          <w:rFonts w:ascii="Times New Roman" w:hAnsi="Times New Roman" w:cs="Times New Roman"/>
          <w:bCs/>
          <w:noProof/>
        </w:rPr>
        <w:t>)</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commentRangeEnd w:id="30"/>
      <w:r w:rsidR="007F609B">
        <w:rPr>
          <w:rStyle w:val="CommentReference"/>
        </w:rPr>
        <w:commentReference w:id="30"/>
      </w:r>
    </w:p>
    <w:p w14:paraId="0AE16082" w14:textId="77777777" w:rsidR="00403088" w:rsidRDefault="00403088" w:rsidP="003F3823">
      <w:pPr>
        <w:rPr>
          <w:rFonts w:ascii="Times New Roman" w:hAnsi="Times New Roman" w:cs="Times New Roman"/>
          <w:bCs/>
        </w:rPr>
      </w:pPr>
    </w:p>
    <w:p w14:paraId="2F52638C" w14:textId="2673A106" w:rsidR="00DD2339" w:rsidRDefault="0040503F" w:rsidP="003F3823">
      <w:pPr>
        <w:rPr>
          <w:rFonts w:ascii="Times New Roman" w:hAnsi="Times New Roman" w:cs="Times New Roman"/>
          <w:bCs/>
        </w:rPr>
      </w:pPr>
      <w:r>
        <w:rPr>
          <w:rFonts w:ascii="Times New Roman" w:hAnsi="Times New Roman" w:cs="Times New Roman"/>
          <w:bCs/>
        </w:rPr>
        <w:lastRenderedPageBreak/>
        <w:t xml:space="preserve">We </w:t>
      </w:r>
      <w:commentRangeStart w:id="31"/>
      <w:r>
        <w:rPr>
          <w:rFonts w:ascii="Times New Roman" w:hAnsi="Times New Roman" w:cs="Times New Roman"/>
          <w:bCs/>
        </w:rPr>
        <w:t xml:space="preserve">identified all predators to morphospecies </w:t>
      </w:r>
      <w:commentRangeEnd w:id="31"/>
      <w:r w:rsidR="007F609B">
        <w:rPr>
          <w:rStyle w:val="CommentReference"/>
        </w:rPr>
        <w:commentReference w:id="31"/>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w:t>
      </w:r>
      <w:ins w:id="32" w:author="Preston,Dan" w:date="2021-02-19T13:11:00Z">
        <w:r w:rsidR="00304B6A">
          <w:rPr>
            <w:rFonts w:ascii="Times New Roman" w:hAnsi="Times New Roman" w:cs="Times New Roman"/>
            <w:bCs/>
          </w:rPr>
          <w:t>s</w:t>
        </w:r>
      </w:ins>
      <w:r>
        <w:rPr>
          <w:rFonts w:ascii="Times New Roman" w:hAnsi="Times New Roman" w:cs="Times New Roman"/>
          <w:bCs/>
        </w:rPr>
        <w:t xml:space="preserve"> </w:t>
      </w:r>
      <w:del w:id="33" w:author="Preston,Dan" w:date="2021-02-19T13:11:00Z">
        <w:r w:rsidDel="00304B6A">
          <w:rPr>
            <w:rFonts w:ascii="Times New Roman" w:hAnsi="Times New Roman" w:cs="Times New Roman"/>
            <w:bCs/>
          </w:rPr>
          <w:delText>species used in this study</w:delText>
        </w:r>
      </w:del>
      <w:ins w:id="34" w:author="Preston,Dan" w:date="2021-02-19T13:11:00Z">
        <w:r w:rsidR="00304B6A">
          <w:rPr>
            <w:rFonts w:ascii="Times New Roman" w:hAnsi="Times New Roman" w:cs="Times New Roman"/>
            <w:bCs/>
          </w:rPr>
          <w:t>sampled</w:t>
        </w:r>
      </w:ins>
      <w:r>
        <w:rPr>
          <w:rFonts w:ascii="Times New Roman" w:hAnsi="Times New Roman" w:cs="Times New Roman"/>
          <w:bCs/>
        </w:rPr>
        <w:t xml:space="preserve"> represent the most common predator species found in each </w:t>
      </w:r>
      <w:r w:rsidR="00403088">
        <w:rPr>
          <w:rFonts w:ascii="Times New Roman" w:hAnsi="Times New Roman" w:cs="Times New Roman"/>
          <w:bCs/>
        </w:rPr>
        <w:t>food web compartment (</w:t>
      </w:r>
      <w:r w:rsidR="002B7BAF">
        <w:rPr>
          <w:rFonts w:ascii="Times New Roman" w:hAnsi="Times New Roman" w:cs="Times New Roman"/>
          <w:bCs/>
        </w:rPr>
        <w:t>micro</w:t>
      </w:r>
      <w:r w:rsidR="00403088">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6C3D06">
        <w:rPr>
          <w:rFonts w:ascii="Times New Roman" w:hAnsi="Times New Roman" w:cs="Times New Roman"/>
          <w:bCs/>
        </w:rPr>
        <w:t xml:space="preserve">Figure 1, </w:t>
      </w:r>
      <w:r w:rsidR="00CF6E01">
        <w:rPr>
          <w:rFonts w:ascii="Times New Roman" w:hAnsi="Times New Roman" w:cs="Times New Roman"/>
          <w:bCs/>
        </w:rPr>
        <w:t xml:space="preserve">SI Table </w:t>
      </w:r>
      <w:r w:rsidR="001C1C59">
        <w:rPr>
          <w:rFonts w:ascii="Times New Roman" w:hAnsi="Times New Roman" w:cs="Times New Roman"/>
          <w:bCs/>
        </w:rPr>
        <w:t>1</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sidRPr="002B7BAF">
        <w:rPr>
          <w:rFonts w:ascii="Times New Roman" w:hAnsi="Times New Roman" w:cs="Times New Roman"/>
          <w:b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xml:space="preserve">), and one soil-dwelling centipede </w:t>
      </w:r>
      <w:del w:id="35" w:author="Preston,Dan" w:date="2021-02-19T13:11:00Z">
        <w:r w:rsidR="00CA1461" w:rsidDel="00304B6A">
          <w:rPr>
            <w:rFonts w:ascii="Times New Roman" w:hAnsi="Times New Roman" w:cs="Times New Roman"/>
            <w:bCs/>
          </w:rPr>
          <w:delText xml:space="preserve">species </w:delText>
        </w:r>
      </w:del>
      <w:r w:rsidR="00CA1461">
        <w:rPr>
          <w:rFonts w:ascii="Times New Roman" w:hAnsi="Times New Roman" w:cs="Times New Roman"/>
          <w:bCs/>
        </w:rPr>
        <w:t>(</w:t>
      </w:r>
      <w:proofErr w:type="spellStart"/>
      <w:r w:rsidR="00CA1461" w:rsidRPr="002B7BAF">
        <w:rPr>
          <w:rFonts w:ascii="Times New Roman" w:hAnsi="Times New Roman" w:cs="Times New Roman"/>
          <w:b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49F1E93A"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w:t>
      </w:r>
      <w:r w:rsidR="00CC208F">
        <w:rPr>
          <w:rFonts w:ascii="Times New Roman" w:hAnsi="Times New Roman" w:cs="Times New Roman"/>
          <w:bCs/>
        </w:rPr>
        <w:t>1</w:t>
      </w:r>
      <w:r w:rsidR="00DD3D05">
        <w:rPr>
          <w:rFonts w:ascii="Times New Roman" w:hAnsi="Times New Roman" w:cs="Times New Roman"/>
          <w:bCs/>
        </w:rPr>
        <w:t xml:space="preserve">),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w:t>
      </w:r>
      <w:r w:rsidR="001C1C59">
        <w:rPr>
          <w:rFonts w:ascii="Times New Roman" w:hAnsi="Times New Roman" w:cs="Times New Roman"/>
          <w:bCs/>
        </w:rPr>
        <w:t>2</w:t>
      </w:r>
      <w:r w:rsidR="0067570A">
        <w:rPr>
          <w:rFonts w:ascii="Times New Roman" w:hAnsi="Times New Roman" w:cs="Times New Roman"/>
          <w:bCs/>
        </w:rPr>
        <w:t>)</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commentRangeStart w:id="36"/>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w:t>
      </w:r>
      <w:commentRangeEnd w:id="36"/>
      <w:r w:rsidR="004939F4">
        <w:rPr>
          <w:rStyle w:val="CommentReference"/>
        </w:rPr>
        <w:commentReference w:id="36"/>
      </w:r>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w:t>
      </w:r>
      <w:r w:rsidR="00D12B96">
        <w:rPr>
          <w:rFonts w:ascii="Times New Roman" w:hAnsi="Times New Roman" w:cs="Times New Roman"/>
          <w:bCs/>
        </w:rPr>
        <w:t xml:space="preserve"> </w:t>
      </w:r>
      <w:r w:rsidR="00CC208F">
        <w:rPr>
          <w:rFonts w:ascii="Times New Roman" w:hAnsi="Times New Roman" w:cs="Times New Roman"/>
          <w:bCs/>
        </w:rPr>
        <w:t>2</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CC208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 SI Figures )","plainTextFormattedCitation":"(Callahan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183C01">
        <w:rPr>
          <w:rFonts w:ascii="Times New Roman" w:hAnsi="Times New Roman" w:cs="Times New Roman"/>
          <w:bCs/>
          <w:noProof/>
        </w:rPr>
        <w:t xml:space="preserve">, SI Figures </w:t>
      </w:r>
      <w:r w:rsidR="00CC208F">
        <w:rPr>
          <w:rFonts w:ascii="Times New Roman" w:hAnsi="Times New Roman" w:cs="Times New Roman"/>
          <w:bCs/>
          <w:noProof/>
        </w:rPr>
        <w:t>3 &amp; 4</w:t>
      </w:r>
      <w:r w:rsidR="00FF0150" w:rsidRPr="0040503F">
        <w:rPr>
          <w:rFonts w:ascii="Times New Roman" w:hAnsi="Times New Roman" w:cs="Times New Roman"/>
          <w:bCs/>
          <w:noProof/>
        </w:rPr>
        <w:t>)</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w:t>
      </w:r>
      <w:r w:rsidR="005676C9">
        <w:rPr>
          <w:rFonts w:ascii="Times New Roman" w:hAnsi="Times New Roman" w:cs="Times New Roman"/>
          <w:bCs/>
        </w:rPr>
        <w:t>Hsieh and Chao 2016</w:t>
      </w:r>
      <w:r w:rsidR="00795B74">
        <w:rPr>
          <w:rFonts w:ascii="Times New Roman" w:hAnsi="Times New Roman" w:cs="Times New Roman"/>
          <w:bCs/>
        </w:rPr>
        <w:t>) and a lower quantile cutoff (</w:t>
      </w:r>
      <w:r w:rsidR="0067570A">
        <w:rPr>
          <w:rFonts w:ascii="Times New Roman" w:hAnsi="Times New Roman" w:cs="Times New Roman"/>
          <w:bCs/>
        </w:rPr>
        <w:t xml:space="preserve">SI Figures </w:t>
      </w:r>
      <w:r w:rsidR="00CC208F">
        <w:rPr>
          <w:rFonts w:ascii="Times New Roman" w:hAnsi="Times New Roman" w:cs="Times New Roman"/>
          <w:bCs/>
        </w:rPr>
        <w:t xml:space="preserve">5 </w:t>
      </w:r>
      <w:r w:rsidR="0067570A">
        <w:rPr>
          <w:rFonts w:ascii="Times New Roman" w:hAnsi="Times New Roman" w:cs="Times New Roman"/>
          <w:bCs/>
        </w:rPr>
        <w:t xml:space="preserve">&amp; </w:t>
      </w:r>
      <w:r w:rsidR="00CC208F">
        <w:rPr>
          <w:rFonts w:ascii="Times New Roman" w:hAnsi="Times New Roman" w:cs="Times New Roman"/>
          <w:bCs/>
        </w:rPr>
        <w:t>6</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w:t>
      </w:r>
      <w:commentRangeStart w:id="37"/>
      <w:r w:rsidR="00795B74" w:rsidRPr="0040503F">
        <w:rPr>
          <w:rFonts w:ascii="Times New Roman" w:hAnsi="Times New Roman" w:cs="Times New Roman"/>
          <w:bCs/>
        </w:rPr>
        <w:t>sample</w:t>
      </w:r>
      <w:commentRangeEnd w:id="37"/>
      <w:r w:rsidR="004939F4">
        <w:rPr>
          <w:rStyle w:val="CommentReference"/>
        </w:rPr>
        <w:commentReference w:id="37"/>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0D1ACBAF"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w:t>
      </w:r>
      <w:r>
        <w:rPr>
          <w:rFonts w:ascii="Times New Roman" w:hAnsi="Times New Roman" w:cs="Times New Roman"/>
          <w:bCs/>
        </w:rPr>
        <w:lastRenderedPageBreak/>
        <w:t>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commentRangeStart w:id="38"/>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commentRangeEnd w:id="38"/>
      <w:r w:rsidR="004939F4">
        <w:rPr>
          <w:rStyle w:val="CommentReference"/>
        </w:rPr>
        <w:commentReference w:id="38"/>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183C01">
        <w:rPr>
          <w:rFonts w:ascii="Times New Roman" w:hAnsi="Times New Roman" w:cs="Times New Roman"/>
          <w:bCs/>
        </w:rPr>
        <w:t xml:space="preserve"> et al., </w:t>
      </w:r>
      <w:proofErr w:type="spellStart"/>
      <w:r w:rsidR="00183C01">
        <w:rPr>
          <w:rFonts w:ascii="Times New Roman" w:hAnsi="Times New Roman" w:cs="Times New Roman"/>
          <w:bCs/>
        </w:rPr>
        <w:t>Eitzinger</w:t>
      </w:r>
      <w:proofErr w:type="spellEnd"/>
      <w:r w:rsidR="00183C01">
        <w:rPr>
          <w:rFonts w:ascii="Times New Roman" w:hAnsi="Times New Roman" w:cs="Times New Roman"/>
          <w:bCs/>
        </w:rPr>
        <w:t xml:space="preserve"> et al.</w:t>
      </w:r>
      <w:r w:rsidR="00E66E58">
        <w:rPr>
          <w:rFonts w:ascii="Times New Roman" w:hAnsi="Times New Roman" w:cs="Times New Roman"/>
          <w:bCs/>
        </w:rPr>
        <w:t>)</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o account for potential sequence jumping within sequencing runs which could alter prey identity or diversity in favor of predator species on a shared run (</w:t>
      </w:r>
      <w:r w:rsidR="00183C01">
        <w:rPr>
          <w:rFonts w:ascii="Times New Roman" w:hAnsi="Times New Roman" w:cs="Times New Roman"/>
          <w:bCs/>
        </w:rPr>
        <w:t xml:space="preserve">van der </w:t>
      </w:r>
      <w:proofErr w:type="spellStart"/>
      <w:r w:rsidR="00183C01">
        <w:rPr>
          <w:rFonts w:ascii="Times New Roman" w:hAnsi="Times New Roman" w:cs="Times New Roman"/>
          <w:bCs/>
        </w:rPr>
        <w:t>Valk</w:t>
      </w:r>
      <w:proofErr w:type="spellEnd"/>
      <w:r w:rsidR="00183C01">
        <w:rPr>
          <w:rFonts w:ascii="Times New Roman" w:hAnsi="Times New Roman" w:cs="Times New Roman"/>
          <w:bCs/>
        </w:rPr>
        <w:t xml:space="preserve"> et al. 2020</w:t>
      </w:r>
      <w:r w:rsidR="00E66E58">
        <w:rPr>
          <w:rFonts w:ascii="Times New Roman" w:hAnsi="Times New Roman" w:cs="Times New Roman"/>
          <w:bCs/>
        </w:rPr>
        <w:t xml:space="preserve">).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3C551ED6"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w:t>
      </w:r>
      <w:del w:id="39" w:author="Preston,Dan" w:date="2021-02-19T13:17:00Z">
        <w:r w:rsidR="00B36E03" w:rsidDel="004939F4">
          <w:rPr>
            <w:rFonts w:ascii="Times New Roman" w:hAnsi="Times New Roman" w:cs="Times New Roman"/>
          </w:rPr>
          <w:delText xml:space="preserve">using </w:delText>
        </w:r>
      </w:del>
      <w:ins w:id="40" w:author="Preston,Dan" w:date="2021-02-19T13:17:00Z">
        <w:r w:rsidR="004939F4">
          <w:rPr>
            <w:rFonts w:ascii="Times New Roman" w:hAnsi="Times New Roman" w:cs="Times New Roman"/>
          </w:rPr>
          <w:t>from</w:t>
        </w:r>
        <w:r w:rsidR="004939F4">
          <w:rPr>
            <w:rFonts w:ascii="Times New Roman" w:hAnsi="Times New Roman" w:cs="Times New Roman"/>
          </w:rPr>
          <w:t xml:space="preserve"> </w:t>
        </w:r>
      </w:ins>
      <w:r w:rsidR="00921B5B">
        <w:rPr>
          <w:rFonts w:ascii="Times New Roman" w:hAnsi="Times New Roman" w:cs="Times New Roman"/>
        </w:rPr>
        <w:t xml:space="preserve">existing datasets </w:t>
      </w:r>
      <w:del w:id="41" w:author="Preston,Dan" w:date="2021-02-19T13:17:00Z">
        <w:r w:rsidR="00921B5B" w:rsidDel="004939F4">
          <w:rPr>
            <w:rFonts w:ascii="Times New Roman" w:hAnsi="Times New Roman" w:cs="Times New Roman"/>
          </w:rPr>
          <w:delText xml:space="preserve">from the literature and </w:delText>
        </w:r>
        <w:r w:rsidR="00B36E03" w:rsidDel="004939F4">
          <w:rPr>
            <w:rFonts w:ascii="Times New Roman" w:hAnsi="Times New Roman" w:cs="Times New Roman"/>
          </w:rPr>
          <w:delText xml:space="preserve">the field site </w:delText>
        </w:r>
      </w:del>
      <w:r w:rsidR="00B36E03">
        <w:rPr>
          <w:rFonts w:ascii="Times New Roman" w:hAnsi="Times New Roman" w:cs="Times New Roman"/>
        </w:rPr>
        <w:t>(</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Miller-</w:t>
      </w:r>
      <w:proofErr w:type="spellStart"/>
      <w:r w:rsidR="00B36E03">
        <w:rPr>
          <w:rFonts w:ascii="Times New Roman" w:hAnsi="Times New Roman" w:cs="Times New Roman"/>
        </w:rPr>
        <w:t>ter</w:t>
      </w:r>
      <w:proofErr w:type="spellEnd"/>
      <w:r w:rsidR="00B36E03">
        <w:rPr>
          <w:rFonts w:ascii="Times New Roman" w:hAnsi="Times New Roman" w:cs="Times New Roman"/>
        </w:rPr>
        <w:t xml:space="preserve"> </w:t>
      </w:r>
      <w:proofErr w:type="spellStart"/>
      <w:r w:rsidR="00B36E03">
        <w:rPr>
          <w:rFonts w:ascii="Times New Roman" w:hAnsi="Times New Roman" w:cs="Times New Roman"/>
        </w:rPr>
        <w:t>Kuile</w:t>
      </w:r>
      <w:proofErr w:type="spellEnd"/>
      <w:r w:rsidR="00B36E03">
        <w:rPr>
          <w:rFonts w:ascii="Times New Roman" w:hAnsi="Times New Roman" w:cs="Times New Roman"/>
        </w:rPr>
        <w:t xml:space="preserv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012BA5">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 xml:space="preserve">SI Figure </w:t>
      </w:r>
      <w:r w:rsidR="002B7BAF">
        <w:rPr>
          <w:rFonts w:ascii="Times New Roman" w:hAnsi="Times New Roman" w:cs="Times New Roman"/>
        </w:rPr>
        <w:t>9</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2D9B2580" w:rsidR="00FB09BB" w:rsidRDefault="00341F31" w:rsidP="003F3823">
      <w:pPr>
        <w:rPr>
          <w:rFonts w:ascii="Times New Roman" w:hAnsi="Times New Roman" w:cs="Times New Roman"/>
          <w:i/>
          <w:iCs/>
        </w:rPr>
      </w:pPr>
      <w:r>
        <w:rPr>
          <w:rFonts w:ascii="Times New Roman" w:hAnsi="Times New Roman" w:cs="Times New Roman"/>
          <w:i/>
          <w:iCs/>
        </w:rPr>
        <w:t>Dat</w:t>
      </w:r>
      <w:ins w:id="42" w:author="Preston,Dan" w:date="2021-02-19T13:16:00Z">
        <w:r w:rsidR="004939F4">
          <w:rPr>
            <w:rFonts w:ascii="Times New Roman" w:hAnsi="Times New Roman" w:cs="Times New Roman"/>
            <w:i/>
            <w:iCs/>
          </w:rPr>
          <w:t>a</w:t>
        </w:r>
      </w:ins>
      <w:r>
        <w:rPr>
          <w:rFonts w:ascii="Times New Roman" w:hAnsi="Times New Roman" w:cs="Times New Roman"/>
          <w:i/>
          <w:iCs/>
        </w:rPr>
        <w:t xml:space="preserve"> analyses</w:t>
      </w:r>
    </w:p>
    <w:p w14:paraId="59E17121" w14:textId="5B682042" w:rsidR="0016204D" w:rsidRDefault="001C75DC" w:rsidP="00195433">
      <w:pPr>
        <w:rPr>
          <w:rFonts w:ascii="Times New Roman" w:hAnsi="Times New Roman" w:cs="Times New Roman"/>
        </w:rPr>
      </w:pPr>
      <w:r>
        <w:rPr>
          <w:rFonts w:ascii="Times New Roman" w:hAnsi="Times New Roman" w:cs="Times New Roman"/>
        </w:rPr>
        <w:t xml:space="preserve">To determine </w:t>
      </w:r>
      <w:r w:rsidR="0049241C">
        <w:rPr>
          <w:rFonts w:ascii="Times New Roman" w:hAnsi="Times New Roman" w:cs="Times New Roman"/>
        </w:rPr>
        <w:t xml:space="preserve">1)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6C3D06">
        <w:rPr>
          <w:rFonts w:ascii="Times New Roman" w:hAnsi="Times New Roman" w:cs="Times New Roman"/>
        </w:rPr>
        <w:t xml:space="preserve">Then, to examine </w:t>
      </w:r>
      <w:r w:rsidR="0049241C">
        <w:rPr>
          <w:rFonts w:ascii="Times New Roman" w:hAnsi="Times New Roman" w:cs="Times New Roman"/>
        </w:rPr>
        <w:t xml:space="preserve">2) </w:t>
      </w:r>
      <w:r w:rsidR="006C3D06">
        <w:rPr>
          <w:rFonts w:ascii="Times New Roman" w:hAnsi="Times New Roman" w:cs="Times New Roman"/>
        </w:rPr>
        <w:t xml:space="preserve">whether predators in a shared environment partition prey based on predator species identity, size, or both, we </w:t>
      </w:r>
      <w:commentRangeStart w:id="43"/>
      <w:r w:rsidR="006C3D06">
        <w:rPr>
          <w:rFonts w:ascii="Times New Roman" w:hAnsi="Times New Roman" w:cs="Times New Roman"/>
        </w:rPr>
        <w:t>subset a set of predators collected within the same collection site (</w:t>
      </w:r>
      <w:r w:rsidR="0049241C">
        <w:rPr>
          <w:rFonts w:ascii="Times New Roman" w:hAnsi="Times New Roman" w:cs="Times New Roman"/>
        </w:rPr>
        <w:t xml:space="preserve">the canopy of </w:t>
      </w:r>
      <w:r w:rsidR="0049241C">
        <w:rPr>
          <w:rFonts w:ascii="Times New Roman" w:hAnsi="Times New Roman" w:cs="Times New Roman"/>
          <w:i/>
          <w:iCs/>
        </w:rPr>
        <w:t xml:space="preserve">Pisonia </w:t>
      </w:r>
      <w:r w:rsidR="0049241C" w:rsidRPr="0049241C">
        <w:rPr>
          <w:rFonts w:ascii="Times New Roman" w:hAnsi="Times New Roman" w:cs="Times New Roman"/>
          <w:i/>
          <w:iCs/>
        </w:rPr>
        <w:t>grandis</w:t>
      </w:r>
      <w:r w:rsidR="0049241C">
        <w:rPr>
          <w:rFonts w:ascii="Times New Roman" w:hAnsi="Times New Roman" w:cs="Times New Roman"/>
          <w:i/>
          <w:iCs/>
        </w:rPr>
        <w:t xml:space="preserve"> </w:t>
      </w:r>
      <w:r w:rsidR="0049241C">
        <w:rPr>
          <w:rFonts w:ascii="Times New Roman" w:hAnsi="Times New Roman" w:cs="Times New Roman"/>
        </w:rPr>
        <w:t xml:space="preserve">on Sand Island </w:t>
      </w:r>
      <w:r w:rsidR="006C3D06" w:rsidRPr="0049241C">
        <w:rPr>
          <w:rFonts w:ascii="Times New Roman" w:hAnsi="Times New Roman" w:cs="Times New Roman"/>
        </w:rPr>
        <w:t>n =</w:t>
      </w:r>
      <w:r w:rsidR="006C3D06">
        <w:rPr>
          <w:rFonts w:ascii="Times New Roman" w:hAnsi="Times New Roman" w:cs="Times New Roman"/>
        </w:rPr>
        <w:t xml:space="preserve"> </w:t>
      </w:r>
      <w:r w:rsidR="0049241C">
        <w:rPr>
          <w:rFonts w:ascii="Times New Roman" w:hAnsi="Times New Roman" w:cs="Times New Roman"/>
        </w:rPr>
        <w:t xml:space="preserve">73 individuals of four species, including </w:t>
      </w:r>
      <w:r w:rsidR="0049241C">
        <w:rPr>
          <w:rFonts w:ascii="Times New Roman" w:hAnsi="Times New Roman" w:cs="Times New Roman"/>
          <w:i/>
          <w:iCs/>
        </w:rPr>
        <w:t xml:space="preserve">P. </w:t>
      </w:r>
      <w:proofErr w:type="spellStart"/>
      <w:r w:rsidR="0049241C">
        <w:rPr>
          <w:rFonts w:ascii="Times New Roman" w:hAnsi="Times New Roman" w:cs="Times New Roman"/>
          <w:i/>
          <w:iCs/>
        </w:rPr>
        <w:t>holdhausi</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E. </w:t>
      </w:r>
      <w:proofErr w:type="spellStart"/>
      <w:r w:rsidR="0049241C">
        <w:rPr>
          <w:rFonts w:ascii="Times New Roman" w:hAnsi="Times New Roman" w:cs="Times New Roman"/>
          <w:i/>
          <w:iCs/>
        </w:rPr>
        <w:t>annulipes</w:t>
      </w:r>
      <w:proofErr w:type="spellEnd"/>
      <w:r w:rsidR="0049241C">
        <w:rPr>
          <w:rFonts w:ascii="Times New Roman" w:hAnsi="Times New Roman" w:cs="Times New Roman"/>
        </w:rPr>
        <w:t xml:space="preserve">, </w:t>
      </w:r>
      <w:r w:rsidR="0049241C">
        <w:rPr>
          <w:rFonts w:ascii="Times New Roman" w:hAnsi="Times New Roman" w:cs="Times New Roman"/>
          <w:i/>
          <w:iCs/>
        </w:rPr>
        <w:t xml:space="preserve">H. </w:t>
      </w:r>
      <w:proofErr w:type="spellStart"/>
      <w:r w:rsidR="0049241C">
        <w:rPr>
          <w:rFonts w:ascii="Times New Roman" w:hAnsi="Times New Roman" w:cs="Times New Roman"/>
          <w:i/>
          <w:iCs/>
        </w:rPr>
        <w:t>venatoria</w:t>
      </w:r>
      <w:proofErr w:type="spellEnd"/>
      <w:r w:rsidR="0049241C">
        <w:rPr>
          <w:rFonts w:ascii="Times New Roman" w:hAnsi="Times New Roman" w:cs="Times New Roman"/>
        </w:rPr>
        <w:t xml:space="preserve">, and </w:t>
      </w:r>
      <w:r w:rsidR="0049241C">
        <w:rPr>
          <w:rFonts w:ascii="Times New Roman" w:hAnsi="Times New Roman" w:cs="Times New Roman"/>
          <w:i/>
          <w:iCs/>
        </w:rPr>
        <w:t xml:space="preserve">N. </w:t>
      </w:r>
      <w:proofErr w:type="spellStart"/>
      <w:r w:rsidR="0049241C">
        <w:rPr>
          <w:rFonts w:ascii="Times New Roman" w:hAnsi="Times New Roman" w:cs="Times New Roman"/>
          <w:i/>
          <w:iCs/>
        </w:rPr>
        <w:t>theisi</w:t>
      </w:r>
      <w:proofErr w:type="spellEnd"/>
      <w:r w:rsidR="0049241C">
        <w:rPr>
          <w:rFonts w:ascii="Times New Roman" w:hAnsi="Times New Roman" w:cs="Times New Roman"/>
        </w:rPr>
        <w:t>, SI Figure</w:t>
      </w:r>
      <w:r w:rsidR="002B7BAF">
        <w:rPr>
          <w:rFonts w:ascii="Times New Roman" w:hAnsi="Times New Roman" w:cs="Times New Roman"/>
        </w:rPr>
        <w:t xml:space="preserve"> 10</w:t>
      </w:r>
      <w:r w:rsidR="0049241C">
        <w:rPr>
          <w:rFonts w:ascii="Times New Roman" w:hAnsi="Times New Roman" w:cs="Times New Roman"/>
        </w:rPr>
        <w:t>)</w:t>
      </w:r>
      <w:commentRangeEnd w:id="43"/>
      <w:r w:rsidR="00D51EB5">
        <w:rPr>
          <w:rStyle w:val="CommentReference"/>
        </w:rPr>
        <w:commentReference w:id="43"/>
      </w:r>
      <w:r w:rsidR="0049241C">
        <w:rPr>
          <w:rFonts w:ascii="Times New Roman" w:hAnsi="Times New Roman" w:cs="Times New Roman"/>
        </w:rPr>
        <w:t xml:space="preserve"> and performed a canonical correspondence analysis (CCA) of the matrix of the feeding interactions of these individuals and the predictor variables of predator species identity and log</w:t>
      </w:r>
      <w:r w:rsidR="0049241C" w:rsidRPr="0049241C">
        <w:rPr>
          <w:rFonts w:ascii="Times New Roman" w:hAnsi="Times New Roman" w:cs="Times New Roman"/>
          <w:vertAlign w:val="subscript"/>
        </w:rPr>
        <w:t xml:space="preserve">10 </w:t>
      </w:r>
      <w:r w:rsidR="0049241C">
        <w:rPr>
          <w:rFonts w:ascii="Times New Roman" w:hAnsi="Times New Roman" w:cs="Times New Roman"/>
        </w:rPr>
        <w:t>predator mass</w:t>
      </w:r>
      <w:r w:rsidR="002A4EE8">
        <w:rPr>
          <w:rFonts w:ascii="Times New Roman" w:hAnsi="Times New Roman" w:cs="Times New Roman"/>
        </w:rPr>
        <w:t xml:space="preserve"> using the vegan package in R (R version </w:t>
      </w:r>
      <w:r w:rsidR="002A4EE8" w:rsidRPr="002A4EE8">
        <w:rPr>
          <w:rFonts w:ascii="Times New Roman" w:hAnsi="Times New Roman" w:cs="Times New Roman"/>
        </w:rPr>
        <w:t>4.0.2</w:t>
      </w:r>
      <w:r w:rsidR="002A4EE8">
        <w:rPr>
          <w:rFonts w:ascii="Times New Roman" w:hAnsi="Times New Roman" w:cs="Times New Roman"/>
        </w:rPr>
        <w:t>, package version 2.5-7, Oksanen et al. 2020)</w:t>
      </w:r>
      <w:r w:rsidR="0049241C">
        <w:rPr>
          <w:rFonts w:ascii="Times New Roman" w:hAnsi="Times New Roman" w:cs="Times New Roman"/>
        </w:rPr>
        <w:t xml:space="preserve">. </w:t>
      </w:r>
      <w:proofErr w:type="spellStart"/>
      <w:r w:rsidR="0049241C">
        <w:rPr>
          <w:rFonts w:ascii="Times New Roman" w:hAnsi="Times New Roman" w:cs="Times New Roman"/>
        </w:rPr>
        <w:t>Subsetting</w:t>
      </w:r>
      <w:proofErr w:type="spellEnd"/>
      <w:r w:rsidR="0049241C">
        <w:rPr>
          <w:rFonts w:ascii="Times New Roman" w:hAnsi="Times New Roman" w:cs="Times New Roman"/>
        </w:rPr>
        <w:t xml:space="preserve"> just these individuals ensured that the predators in the analysis were partitioning the same potential prey pool and thus remov</w:t>
      </w:r>
      <w:r w:rsidR="002B7BAF">
        <w:rPr>
          <w:rFonts w:ascii="Times New Roman" w:hAnsi="Times New Roman" w:cs="Times New Roman"/>
        </w:rPr>
        <w:t>ed</w:t>
      </w:r>
      <w:r w:rsidR="0049241C">
        <w:rPr>
          <w:rFonts w:ascii="Times New Roman" w:hAnsi="Times New Roman" w:cs="Times New Roman"/>
        </w:rPr>
        <w:t xml:space="preserve"> the covariate of variation in prey availability across microhabitats. </w:t>
      </w:r>
      <w:commentRangeStart w:id="44"/>
      <w:r w:rsidR="0049241C">
        <w:rPr>
          <w:rFonts w:ascii="Times New Roman" w:hAnsi="Times New Roman" w:cs="Times New Roman"/>
        </w:rPr>
        <w:t>Finally, t</w:t>
      </w:r>
      <w:r w:rsidR="00D9232A">
        <w:rPr>
          <w:rFonts w:ascii="Times New Roman" w:hAnsi="Times New Roman" w:cs="Times New Roman"/>
        </w:rPr>
        <w:t xml:space="preserve">o explore </w:t>
      </w:r>
      <w:r w:rsidR="0049241C">
        <w:rPr>
          <w:rFonts w:ascii="Times New Roman" w:hAnsi="Times New Roman" w:cs="Times New Roman"/>
        </w:rPr>
        <w:t xml:space="preserve">3) </w:t>
      </w:r>
      <w:r w:rsidR="00D9232A">
        <w:rPr>
          <w:rFonts w:ascii="Times New Roman" w:hAnsi="Times New Roman" w:cs="Times New Roman"/>
        </w:rPr>
        <w:t xml:space="preserve">how </w:t>
      </w:r>
      <w:r w:rsidR="002B7BAF">
        <w:rPr>
          <w:rFonts w:ascii="Times New Roman" w:hAnsi="Times New Roman" w:cs="Times New Roman"/>
        </w:rPr>
        <w:t xml:space="preserve">other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may influence predator-prey size ratios, we divided predators based on whether or not the predator species uses webs to either capture or subdue prey (n = 5 predator species, 101 individuals that build webs; n = 4 predator species, 81 individuals that do not build webs). We determined the ratio of predator to prey size for each of these interactions (raw predator mass/prey mass) and then built a linear mixed model of this ratio (log transformed for data normality) as the response variable, web-building (binary) as a predictor, and predator individual as a random effect. </w:t>
      </w:r>
      <w:commentRangeEnd w:id="44"/>
      <w:r w:rsidR="00D51EB5">
        <w:rPr>
          <w:rStyle w:val="CommentReference"/>
        </w:rPr>
        <w:commentReference w:id="44"/>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64F51586"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 xml:space="preserve">models examining size, species identity, and species traits </w:t>
      </w:r>
      <w:r w:rsidR="0049241C">
        <w:rPr>
          <w:rFonts w:ascii="Times New Roman" w:hAnsi="Times New Roman" w:cs="Times New Roman"/>
        </w:rPr>
        <w:t xml:space="preserve">(1) and 3)),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w:t>
      </w:r>
      <w:commentRangeStart w:id="45"/>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w:t>
      </w:r>
      <w:commentRangeEnd w:id="45"/>
      <w:r w:rsidR="00D51EB5">
        <w:rPr>
          <w:rStyle w:val="CommentReference"/>
        </w:rPr>
        <w:commentReference w:id="45"/>
      </w:r>
      <w:r w:rsidR="00F1286E">
        <w:rPr>
          <w:rFonts w:ascii="Times New Roman" w:hAnsi="Times New Roman" w:cs="Times New Roman"/>
        </w:rPr>
        <w:t xml:space="preserve">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package version 1.43.17, Barton 2020</w:t>
      </w:r>
      <w:r w:rsidR="00F1286E">
        <w:rPr>
          <w:rFonts w:ascii="Times New Roman" w:hAnsi="Times New Roman" w:cs="Times New Roman"/>
        </w:rPr>
        <w:t>) to compare nested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proofErr w:type="spellStart"/>
      <w:r w:rsidR="002A4EE8">
        <w:rPr>
          <w:rFonts w:ascii="Times New Roman" w:hAnsi="Times New Roman" w:cs="Times New Roman"/>
        </w:rPr>
        <w:t>Hartig</w:t>
      </w:r>
      <w:proofErr w:type="spellEnd"/>
      <w:r w:rsidR="002A4EE8">
        <w:rPr>
          <w:rFonts w:ascii="Times New Roman" w:hAnsi="Times New Roman" w:cs="Times New Roman"/>
        </w:rPr>
        <w:t xml:space="preserve"> 2020</w:t>
      </w:r>
      <w:r w:rsidR="00F1286E">
        <w:rPr>
          <w:rFonts w:ascii="Times New Roman" w:hAnsi="Times New Roman" w:cs="Times New Roman"/>
        </w:rPr>
        <w:t xml:space="preserve">). </w:t>
      </w:r>
      <w:r w:rsidR="0049241C">
        <w:rPr>
          <w:rFonts w:ascii="Times New Roman" w:hAnsi="Times New Roman" w:cs="Times New Roman"/>
        </w:rPr>
        <w:t xml:space="preserve">For the CCA analysis, we </w:t>
      </w:r>
      <w:r w:rsidR="000121A2">
        <w:rPr>
          <w:rFonts w:ascii="Times New Roman" w:hAnsi="Times New Roman" w:cs="Times New Roman"/>
        </w:rPr>
        <w:t xml:space="preserve">extracted the marginal significance of each predictor in the full model, refit the model </w:t>
      </w:r>
      <w:r w:rsidR="002B75ED">
        <w:rPr>
          <w:rFonts w:ascii="Times New Roman" w:hAnsi="Times New Roman" w:cs="Times New Roman"/>
        </w:rPr>
        <w:t>removing</w:t>
      </w:r>
      <w:r w:rsidR="000121A2">
        <w:rPr>
          <w:rFonts w:ascii="Times New Roman" w:hAnsi="Times New Roman" w:cs="Times New Roman"/>
        </w:rPr>
        <w:t xml:space="preserve"> the least </w:t>
      </w:r>
      <w:r w:rsidR="000121A2">
        <w:rPr>
          <w:rFonts w:ascii="Times New Roman" w:hAnsi="Times New Roman" w:cs="Times New Roman"/>
        </w:rPr>
        <w:lastRenderedPageBreak/>
        <w:t xml:space="preserve">significant (at p-value &gt; 0.05) variables and chose the best fitting model comparing both </w:t>
      </w:r>
      <w:r w:rsidR="004D0A9F">
        <w:rPr>
          <w:rFonts w:ascii="Times New Roman" w:hAnsi="Times New Roman" w:cs="Times New Roman"/>
        </w:rPr>
        <w:t xml:space="preserve">the full and reduced </w:t>
      </w:r>
      <w:r w:rsidR="000121A2">
        <w:rPr>
          <w:rFonts w:ascii="Times New Roman" w:hAnsi="Times New Roman" w:cs="Times New Roman"/>
        </w:rPr>
        <w:t xml:space="preserve">models with the </w:t>
      </w:r>
      <w:proofErr w:type="spellStart"/>
      <w:proofErr w:type="gramStart"/>
      <w:r w:rsidR="000121A2">
        <w:rPr>
          <w:rFonts w:ascii="Times New Roman" w:hAnsi="Times New Roman" w:cs="Times New Roman"/>
        </w:rPr>
        <w:t>anova</w:t>
      </w:r>
      <w:proofErr w:type="spellEnd"/>
      <w:r w:rsidR="000121A2">
        <w:rPr>
          <w:rFonts w:ascii="Times New Roman" w:hAnsi="Times New Roman" w:cs="Times New Roman"/>
        </w:rPr>
        <w:t>(</w:t>
      </w:r>
      <w:proofErr w:type="gramEnd"/>
      <w:r w:rsidR="000121A2">
        <w:rPr>
          <w:rFonts w:ascii="Times New Roman" w:hAnsi="Times New Roman" w:cs="Times New Roman"/>
        </w:rPr>
        <w:t>) function in R. 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version 0.1.0, Bui et al. 2020</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2E85795B"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w:t>
      </w:r>
      <w:r w:rsidR="00791E9A">
        <w:rPr>
          <w:rFonts w:ascii="Times New Roman" w:hAnsi="Times New Roman" w:cs="Times New Roman"/>
          <w:bCs/>
        </w:rPr>
        <w:t>–</w:t>
      </w:r>
      <w:r>
        <w:rPr>
          <w:rFonts w:ascii="Times New Roman" w:hAnsi="Times New Roman" w:cs="Times New Roman"/>
          <w:bCs/>
        </w:rPr>
        <w:t xml:space="preserve"> </w:t>
      </w:r>
      <w:r w:rsidR="00791E9A">
        <w:rPr>
          <w:rFonts w:ascii="Times New Roman" w:hAnsi="Times New Roman" w:cs="Times New Roman"/>
          <w:bCs/>
        </w:rPr>
        <w:t>7 (average 1.86 ± 1.21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w:t>
      </w:r>
      <w:commentRangeStart w:id="46"/>
      <w:r>
        <w:rPr>
          <w:rFonts w:ascii="Times New Roman" w:hAnsi="Times New Roman" w:cs="Times New Roman"/>
          <w:bCs/>
        </w:rPr>
        <w:t>ASVs found in samples received</w:t>
      </w:r>
      <w:r w:rsidR="00832FD6">
        <w:rPr>
          <w:rFonts w:ascii="Times New Roman" w:hAnsi="Times New Roman" w:cs="Times New Roman"/>
          <w:bCs/>
        </w:rPr>
        <w:t xml:space="preserve"> taxonomic assignments </w:t>
      </w:r>
      <w:r>
        <w:rPr>
          <w:rFonts w:ascii="Times New Roman" w:hAnsi="Times New Roman" w:cs="Times New Roman"/>
          <w:bCs/>
        </w:rPr>
        <w:t>from GenBank and BOLD</w:t>
      </w:r>
      <w:commentRangeEnd w:id="46"/>
      <w:r w:rsidR="003C676D">
        <w:rPr>
          <w:rStyle w:val="CommentReference"/>
        </w:rPr>
        <w:commentReference w:id="46"/>
      </w:r>
      <w:r>
        <w:rPr>
          <w:rFonts w:ascii="Times New Roman" w:hAnsi="Times New Roman" w:cs="Times New Roman"/>
          <w:bCs/>
        </w:rPr>
        <w:t xml:space="preserve">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These corresponded to 57 prey families (</w:t>
      </w:r>
      <w:r w:rsidR="00183C01">
        <w:rPr>
          <w:rFonts w:ascii="Times New Roman" w:hAnsi="Times New Roman" w:cs="Times New Roman"/>
          <w:bCs/>
        </w:rPr>
        <w:t xml:space="preserve">SI Table </w:t>
      </w:r>
      <w:r w:rsidR="001C1C59">
        <w:rPr>
          <w:rFonts w:ascii="Times New Roman" w:hAnsi="Times New Roman" w:cs="Times New Roman"/>
          <w:bCs/>
        </w:rPr>
        <w:t>3</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CC208F">
        <w:rPr>
          <w:rFonts w:ascii="Times New Roman" w:hAnsi="Times New Roman" w:cs="Times New Roman"/>
          <w:bCs/>
        </w:rPr>
        <w:t xml:space="preserve">8 &amp; </w:t>
      </w:r>
      <w:commentRangeStart w:id="47"/>
      <w:r w:rsidR="00CC208F">
        <w:rPr>
          <w:rFonts w:ascii="Times New Roman" w:hAnsi="Times New Roman" w:cs="Times New Roman"/>
          <w:bCs/>
        </w:rPr>
        <w:t>9</w:t>
      </w:r>
      <w:commentRangeEnd w:id="47"/>
      <w:r w:rsidR="0014660D">
        <w:rPr>
          <w:rStyle w:val="CommentReference"/>
        </w:rPr>
        <w:commentReference w:id="47"/>
      </w:r>
      <w:r>
        <w:rPr>
          <w:rFonts w:ascii="Times New Roman" w:hAnsi="Times New Roman" w:cs="Times New Roman"/>
          <w:bCs/>
        </w:rPr>
        <w:t xml:space="preserv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1CCABF15" w:rsidR="009B6B84" w:rsidRPr="009B6B84" w:rsidRDefault="009B6B84" w:rsidP="003F3823">
      <w:pPr>
        <w:rPr>
          <w:rFonts w:ascii="Times New Roman" w:hAnsi="Times New Roman" w:cs="Times New Roman"/>
          <w:i/>
          <w:iCs/>
        </w:rPr>
      </w:pPr>
      <w:r>
        <w:rPr>
          <w:rFonts w:ascii="Times New Roman" w:hAnsi="Times New Roman" w:cs="Times New Roman"/>
          <w:i/>
          <w:iCs/>
        </w:rPr>
        <w:t>Statistical results</w:t>
      </w:r>
    </w:p>
    <w:p w14:paraId="6B75BFB6" w14:textId="3BFC94DB" w:rsidR="00791E9A" w:rsidRDefault="007C0C14" w:rsidP="002B75ED">
      <w:pPr>
        <w:rPr>
          <w:rFonts w:ascii="Times New Roman" w:hAnsi="Times New Roman" w:cs="Times New Roman"/>
        </w:rPr>
      </w:pPr>
      <w:r>
        <w:rPr>
          <w:rFonts w:ascii="Times New Roman" w:hAnsi="Times New Roman" w:cs="Times New Roman"/>
        </w:rPr>
        <w:t xml:space="preserve">The best </w:t>
      </w:r>
      <w:ins w:id="48" w:author="Preston,Dan" w:date="2021-02-19T13:28:00Z">
        <w:r w:rsidR="003C676D">
          <w:rPr>
            <w:rFonts w:ascii="Times New Roman" w:hAnsi="Times New Roman" w:cs="Times New Roman"/>
          </w:rPr>
          <w:t xml:space="preserve">performing </w:t>
        </w:r>
      </w:ins>
      <w:r>
        <w:rPr>
          <w:rFonts w:ascii="Times New Roman" w:hAnsi="Times New Roman" w:cs="Times New Roman"/>
        </w:rPr>
        <w:t>model predicting prey size included the terms of predator mass and predator species identity, but not the</w:t>
      </w:r>
      <w:ins w:id="49" w:author="Preston,Dan" w:date="2021-02-19T13:28:00Z">
        <w:r w:rsidR="003C676D">
          <w:rPr>
            <w:rFonts w:ascii="Times New Roman" w:hAnsi="Times New Roman" w:cs="Times New Roman"/>
          </w:rPr>
          <w:t>ir</w:t>
        </w:r>
      </w:ins>
      <w:r>
        <w:rPr>
          <w:rFonts w:ascii="Times New Roman" w:hAnsi="Times New Roman" w:cs="Times New Roman"/>
        </w:rPr>
        <w:t xml:space="preserve"> interaction </w:t>
      </w:r>
      <w:del w:id="50" w:author="Preston,Dan" w:date="2021-02-19T13:28:00Z">
        <w:r w:rsidDel="003C676D">
          <w:rPr>
            <w:rFonts w:ascii="Times New Roman" w:hAnsi="Times New Roman" w:cs="Times New Roman"/>
          </w:rPr>
          <w:delText xml:space="preserve">between these two terms. </w:delText>
        </w:r>
      </w:del>
      <w:r>
        <w:rPr>
          <w:rFonts w:ascii="Times New Roman" w:hAnsi="Times New Roman" w:cs="Times New Roman"/>
        </w:rPr>
        <w:t>(</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0.41*log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91E9A">
        <w:rPr>
          <w:rFonts w:ascii="Times New Roman" w:hAnsi="Times New Roman" w:cs="Times New Roman"/>
          <w:vertAlign w:val="superscript"/>
        </w:rPr>
        <w:t>2</w:t>
      </w:r>
      <w:r w:rsidRPr="00791E9A">
        <w:rPr>
          <w:rFonts w:ascii="Times New Roman" w:hAnsi="Times New Roman" w:cs="Times New Roman"/>
          <w:vertAlign w:val="subscript"/>
        </w:rPr>
        <w:t>c</w:t>
      </w:r>
      <w:r>
        <w:rPr>
          <w:rFonts w:ascii="Times New Roman" w:hAnsi="Times New Roman" w:cs="Times New Roman"/>
        </w:rPr>
        <w:t xml:space="preserve"> = 0.35, </w:t>
      </w:r>
      <w:commentRangeStart w:id="51"/>
      <w:r>
        <w:rPr>
          <w:rFonts w:ascii="Times New Roman" w:hAnsi="Times New Roman" w:cs="Times New Roman"/>
        </w:rPr>
        <w:t>with significant variation in by-species intercepts</w:t>
      </w:r>
      <w:commentRangeEnd w:id="51"/>
      <w:r w:rsidR="003C676D">
        <w:rPr>
          <w:rStyle w:val="CommentReference"/>
        </w:rPr>
        <w:commentReference w:id="51"/>
      </w:r>
      <w:r w:rsidR="001739F9">
        <w:rPr>
          <w:rFonts w:ascii="Times New Roman" w:hAnsi="Times New Roman" w:cs="Times New Roman"/>
        </w:rPr>
        <w:t xml:space="preserve">, </w:t>
      </w:r>
      <w:r w:rsidR="00453D2E">
        <w:rPr>
          <w:rFonts w:ascii="Times New Roman" w:hAnsi="Times New Roman" w:cs="Times New Roman"/>
        </w:rPr>
        <w:t>Figure</w:t>
      </w:r>
      <w:r w:rsidR="00740B2C">
        <w:rPr>
          <w:rFonts w:ascii="Times New Roman" w:hAnsi="Times New Roman" w:cs="Times New Roman"/>
        </w:rPr>
        <w:t xml:space="preserve"> 2</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1C1C59">
        <w:rPr>
          <w:rFonts w:ascii="Times New Roman" w:hAnsi="Times New Roman" w:cs="Times New Roman"/>
        </w:rPr>
        <w:t>4</w:t>
      </w:r>
      <w:r>
        <w:rPr>
          <w:rFonts w:ascii="Times New Roman" w:hAnsi="Times New Roman" w:cs="Times New Roman"/>
        </w:rPr>
        <w:t>)</w:t>
      </w:r>
      <w:r w:rsidR="009B6B84">
        <w:rPr>
          <w:rFonts w:ascii="Times New Roman" w:hAnsi="Times New Roman" w:cs="Times New Roman"/>
        </w:rPr>
        <w:t xml:space="preserve">. </w:t>
      </w:r>
      <w:r w:rsidR="004D0A9F">
        <w:rPr>
          <w:rFonts w:ascii="Times New Roman" w:hAnsi="Times New Roman" w:cs="Times New Roman"/>
        </w:rPr>
        <w:t>The best-fitting CCA model included the term of predator species identity, but not that of predator size (</w:t>
      </w:r>
      <w:r w:rsidR="002B75ED">
        <w:rPr>
          <w:rFonts w:ascii="Times New Roman" w:hAnsi="Times New Roman" w:cs="Times New Roman"/>
        </w:rPr>
        <w:t xml:space="preserve">Figure 3, </w:t>
      </w:r>
      <w:r w:rsidR="004D0A9F">
        <w:rPr>
          <w:rFonts w:ascii="Times New Roman" w:hAnsi="Times New Roman" w:cs="Times New Roman"/>
        </w:rPr>
        <w:t>adjusted R</w:t>
      </w:r>
      <w:r w:rsidR="004D0A9F">
        <w:rPr>
          <w:rFonts w:ascii="Times New Roman" w:hAnsi="Times New Roman" w:cs="Times New Roman"/>
          <w:vertAlign w:val="superscript"/>
        </w:rPr>
        <w:t>2</w:t>
      </w:r>
      <w:r w:rsidR="004D0A9F">
        <w:rPr>
          <w:rFonts w:ascii="Times New Roman" w:hAnsi="Times New Roman" w:cs="Times New Roman"/>
        </w:rPr>
        <w:t xml:space="preserve"> = 0.10, p-value &lt; 0.001) and </w:t>
      </w:r>
      <w:commentRangeStart w:id="52"/>
      <w:r w:rsidR="004D0A9F">
        <w:rPr>
          <w:rFonts w:ascii="Times New Roman" w:hAnsi="Times New Roman" w:cs="Times New Roman"/>
        </w:rPr>
        <w:t xml:space="preserve">explained 15% of the variation in the data, with </w:t>
      </w:r>
      <w:r w:rsidR="00740B2C">
        <w:rPr>
          <w:rFonts w:ascii="Times New Roman" w:hAnsi="Times New Roman" w:cs="Times New Roman"/>
        </w:rPr>
        <w:t>5.7</w:t>
      </w:r>
      <w:r w:rsidR="004D0A9F">
        <w:rPr>
          <w:rFonts w:ascii="Times New Roman" w:hAnsi="Times New Roman" w:cs="Times New Roman"/>
        </w:rPr>
        <w:t xml:space="preserve"> and </w:t>
      </w:r>
      <w:r w:rsidR="00740B2C">
        <w:rPr>
          <w:rFonts w:ascii="Times New Roman" w:hAnsi="Times New Roman" w:cs="Times New Roman"/>
        </w:rPr>
        <w:t>5.0</w:t>
      </w:r>
      <w:r w:rsidR="004D0A9F">
        <w:rPr>
          <w:rFonts w:ascii="Times New Roman" w:hAnsi="Times New Roman" w:cs="Times New Roman"/>
        </w:rPr>
        <w:t xml:space="preserve">% </w:t>
      </w:r>
      <w:r w:rsidR="00740B2C">
        <w:rPr>
          <w:rFonts w:ascii="Times New Roman" w:hAnsi="Times New Roman" w:cs="Times New Roman"/>
        </w:rPr>
        <w:t xml:space="preserve">being explained by the first two axes, and loadings being driven by </w:t>
      </w:r>
      <w:r w:rsidR="00740B2C">
        <w:rPr>
          <w:rFonts w:ascii="Times New Roman" w:hAnsi="Times New Roman" w:cs="Times New Roman"/>
          <w:i/>
          <w:iCs/>
        </w:rPr>
        <w:t xml:space="preserve">E. </w:t>
      </w:r>
      <w:proofErr w:type="spellStart"/>
      <w:r w:rsidR="00740B2C">
        <w:rPr>
          <w:rFonts w:ascii="Times New Roman" w:hAnsi="Times New Roman" w:cs="Times New Roman"/>
          <w:i/>
          <w:iCs/>
        </w:rPr>
        <w:t>annulipes</w:t>
      </w:r>
      <w:proofErr w:type="spellEnd"/>
      <w:r w:rsidR="00740B2C">
        <w:rPr>
          <w:rFonts w:ascii="Times New Roman" w:hAnsi="Times New Roman" w:cs="Times New Roman"/>
        </w:rPr>
        <w:t xml:space="preserve"> on CCA axis 1 and </w:t>
      </w:r>
      <w:r w:rsidR="00740B2C">
        <w:rPr>
          <w:rFonts w:ascii="Times New Roman" w:hAnsi="Times New Roman" w:cs="Times New Roman"/>
          <w:i/>
          <w:iCs/>
        </w:rPr>
        <w:t xml:space="preserve">P. </w:t>
      </w:r>
      <w:proofErr w:type="spellStart"/>
      <w:r w:rsidR="00740B2C">
        <w:rPr>
          <w:rFonts w:ascii="Times New Roman" w:hAnsi="Times New Roman" w:cs="Times New Roman"/>
          <w:i/>
          <w:iCs/>
        </w:rPr>
        <w:t>holdhausi</w:t>
      </w:r>
      <w:proofErr w:type="spellEnd"/>
      <w:r w:rsidR="00740B2C">
        <w:rPr>
          <w:rFonts w:ascii="Times New Roman" w:hAnsi="Times New Roman" w:cs="Times New Roman"/>
          <w:i/>
          <w:iCs/>
        </w:rPr>
        <w:t xml:space="preserve"> </w:t>
      </w:r>
      <w:r w:rsidR="00740B2C">
        <w:rPr>
          <w:rFonts w:ascii="Times New Roman" w:hAnsi="Times New Roman" w:cs="Times New Roman"/>
        </w:rPr>
        <w:t xml:space="preserve">and </w:t>
      </w:r>
      <w:r w:rsidR="00740B2C">
        <w:rPr>
          <w:rFonts w:ascii="Times New Roman" w:hAnsi="Times New Roman" w:cs="Times New Roman"/>
          <w:i/>
          <w:iCs/>
        </w:rPr>
        <w:t xml:space="preserve">N. </w:t>
      </w:r>
      <w:proofErr w:type="spellStart"/>
      <w:r w:rsidR="00740B2C">
        <w:rPr>
          <w:rFonts w:ascii="Times New Roman" w:hAnsi="Times New Roman" w:cs="Times New Roman"/>
          <w:i/>
          <w:iCs/>
        </w:rPr>
        <w:t>theisi</w:t>
      </w:r>
      <w:proofErr w:type="spellEnd"/>
      <w:r w:rsidR="00740B2C">
        <w:rPr>
          <w:rFonts w:ascii="Times New Roman" w:hAnsi="Times New Roman" w:cs="Times New Roman"/>
          <w:i/>
          <w:iCs/>
        </w:rPr>
        <w:t xml:space="preserve"> </w:t>
      </w:r>
      <w:r w:rsidR="00740B2C">
        <w:rPr>
          <w:rFonts w:ascii="Times New Roman" w:hAnsi="Times New Roman" w:cs="Times New Roman"/>
        </w:rPr>
        <w:t xml:space="preserve">on CCA axis 2 </w:t>
      </w:r>
      <w:commentRangeEnd w:id="52"/>
      <w:r w:rsidR="003C676D">
        <w:rPr>
          <w:rStyle w:val="CommentReference"/>
        </w:rPr>
        <w:commentReference w:id="52"/>
      </w:r>
      <w:r w:rsidR="00740B2C">
        <w:rPr>
          <w:rFonts w:ascii="Times New Roman" w:hAnsi="Times New Roman" w:cs="Times New Roman"/>
        </w:rPr>
        <w:t>(</w:t>
      </w:r>
      <w:r w:rsidR="001C1C59">
        <w:rPr>
          <w:rFonts w:ascii="Times New Roman" w:hAnsi="Times New Roman" w:cs="Times New Roman"/>
        </w:rPr>
        <w:t>SI Tables 5 &amp; 6</w:t>
      </w:r>
      <w:r w:rsidR="00CC208F">
        <w:rPr>
          <w:rFonts w:ascii="Times New Roman" w:hAnsi="Times New Roman" w:cs="Times New Roman"/>
        </w:rPr>
        <w:t>, SI Figures 10-12</w:t>
      </w:r>
      <w:r w:rsidR="00740B2C">
        <w:rPr>
          <w:rFonts w:ascii="Times New Roman" w:hAnsi="Times New Roman" w:cs="Times New Roman"/>
        </w:rPr>
        <w:t>). Lastly, s</w:t>
      </w:r>
      <w:r w:rsidR="0044439B">
        <w:rPr>
          <w:rFonts w:ascii="Times New Roman" w:hAnsi="Times New Roman" w:cs="Times New Roman"/>
        </w:rPr>
        <w:t xml:space="preserve">pecies that use webs either to capture or subdue prey (five arachnid species) </w:t>
      </w:r>
      <w:r w:rsidR="00ED3441">
        <w:rPr>
          <w:rFonts w:ascii="Times New Roman" w:hAnsi="Times New Roman" w:cs="Times New Roman"/>
        </w:rPr>
        <w:t xml:space="preserve">had significantly </w:t>
      </w:r>
      <w:del w:id="53" w:author="Preston,Dan" w:date="2021-02-19T13:30:00Z">
        <w:r w:rsidR="00ED3441" w:rsidDel="003C676D">
          <w:rPr>
            <w:rFonts w:ascii="Times New Roman" w:hAnsi="Times New Roman" w:cs="Times New Roman"/>
          </w:rPr>
          <w:delText xml:space="preserve">larger </w:delText>
        </w:r>
      </w:del>
      <w:ins w:id="54" w:author="Preston,Dan" w:date="2021-02-19T13:30:00Z">
        <w:r w:rsidR="003C676D">
          <w:rPr>
            <w:rFonts w:ascii="Times New Roman" w:hAnsi="Times New Roman" w:cs="Times New Roman"/>
          </w:rPr>
          <w:t>smaller</w:t>
        </w:r>
        <w:r w:rsidR="003C676D">
          <w:rPr>
            <w:rFonts w:ascii="Times New Roman" w:hAnsi="Times New Roman" w:cs="Times New Roman"/>
          </w:rPr>
          <w:t xml:space="preserve"> </w:t>
        </w:r>
      </w:ins>
      <w:del w:id="55" w:author="Preston,Dan" w:date="2021-02-19T13:30:00Z">
        <w:r w:rsidR="00ED3441" w:rsidDel="003C676D">
          <w:rPr>
            <w:rFonts w:ascii="Times New Roman" w:hAnsi="Times New Roman" w:cs="Times New Roman"/>
          </w:rPr>
          <w:delText>prey relative to individual predator size</w:delText>
        </w:r>
      </w:del>
      <w:ins w:id="56" w:author="Preston,Dan" w:date="2021-02-19T13:30:00Z">
        <w:r w:rsidR="003C676D">
          <w:rPr>
            <w:rFonts w:ascii="Times New Roman" w:hAnsi="Times New Roman" w:cs="Times New Roman"/>
          </w:rPr>
          <w:t>predator-prey size ratios</w:t>
        </w:r>
      </w:ins>
      <w:r w:rsidR="00ED3441">
        <w:rPr>
          <w:rFonts w:ascii="Times New Roman" w:hAnsi="Times New Roman" w:cs="Times New Roman"/>
        </w:rPr>
        <w:t xml:space="preserve"> than </w:t>
      </w:r>
      <w:r w:rsidR="0044439B">
        <w:rPr>
          <w:rFonts w:ascii="Times New Roman" w:hAnsi="Times New Roman" w:cs="Times New Roman"/>
        </w:rPr>
        <w:t>predators without web-use traits. (</w:t>
      </w:r>
      <w:commentRangeStart w:id="57"/>
      <w:r w:rsidR="00945450">
        <w:rPr>
          <w:rFonts w:ascii="Times New Roman" w:hAnsi="Times New Roman" w:cs="Times New Roman"/>
        </w:rPr>
        <w:t xml:space="preserve">median </w:t>
      </w:r>
      <w:r w:rsidR="00740B2C">
        <w:rPr>
          <w:rFonts w:ascii="Times New Roman" w:hAnsi="Times New Roman" w:cs="Times New Roman"/>
        </w:rPr>
        <w:t xml:space="preserve">ratios of predator </w:t>
      </w:r>
      <w:r w:rsidR="00945450">
        <w:rPr>
          <w:rFonts w:ascii="Times New Roman" w:hAnsi="Times New Roman" w:cs="Times New Roman"/>
        </w:rPr>
        <w:t xml:space="preserve">to prey </w:t>
      </w:r>
      <w:r w:rsidR="00740B2C">
        <w:rPr>
          <w:rFonts w:ascii="Times New Roman" w:hAnsi="Times New Roman" w:cs="Times New Roman"/>
        </w:rPr>
        <w:t xml:space="preserve">size of </w:t>
      </w:r>
      <w:r w:rsidR="00945450">
        <w:rPr>
          <w:rFonts w:ascii="Times New Roman" w:hAnsi="Times New Roman" w:cs="Times New Roman"/>
        </w:rPr>
        <w:t>9.71</w:t>
      </w:r>
      <w:r w:rsidR="00740B2C">
        <w:rPr>
          <w:rFonts w:ascii="Times New Roman" w:hAnsi="Times New Roman" w:cs="Times New Roman"/>
        </w:rPr>
        <w:t xml:space="preserve"> for </w:t>
      </w:r>
      <w:proofErr w:type="spellStart"/>
      <w:r w:rsidR="00740B2C">
        <w:rPr>
          <w:rFonts w:ascii="Times New Roman" w:hAnsi="Times New Roman" w:cs="Times New Roman"/>
        </w:rPr>
        <w:t>non web</w:t>
      </w:r>
      <w:proofErr w:type="spellEnd"/>
      <w:r w:rsidR="00740B2C">
        <w:rPr>
          <w:rFonts w:ascii="Times New Roman" w:hAnsi="Times New Roman" w:cs="Times New Roman"/>
        </w:rPr>
        <w:t xml:space="preserve">-builders versus </w:t>
      </w:r>
      <w:r w:rsidR="00945450">
        <w:rPr>
          <w:rFonts w:ascii="Times New Roman" w:hAnsi="Times New Roman" w:cs="Times New Roman"/>
        </w:rPr>
        <w:t xml:space="preserve">2.57 </w:t>
      </w:r>
      <w:r w:rsidR="00740B2C">
        <w:rPr>
          <w:rFonts w:ascii="Times New Roman" w:hAnsi="Times New Roman" w:cs="Times New Roman"/>
        </w:rPr>
        <w:t>for web-builders</w:t>
      </w:r>
      <w:commentRangeEnd w:id="57"/>
      <w:r w:rsidR="003C676D">
        <w:rPr>
          <w:rStyle w:val="CommentReference"/>
        </w:rPr>
        <w:commentReference w:id="57"/>
      </w:r>
      <w:r w:rsidR="00740B2C">
        <w:rPr>
          <w:rFonts w:ascii="Times New Roman" w:hAnsi="Times New Roman" w:cs="Times New Roman"/>
        </w:rPr>
        <w:t xml:space="preserve">, </w:t>
      </w:r>
      <w:r w:rsidR="00945450">
        <w:rPr>
          <w:rFonts w:ascii="Times New Roman" w:hAnsi="Times New Roman" w:cs="Times New Roman"/>
        </w:rPr>
        <w:t>with</w:t>
      </w:r>
      <w:r w:rsidR="00740B2C">
        <w:rPr>
          <w:rFonts w:ascii="Times New Roman" w:hAnsi="Times New Roman" w:cs="Times New Roman"/>
        </w:rPr>
        <w:t xml:space="preserve"> larger numbers corresponding to </w:t>
      </w:r>
      <w:r w:rsidR="00945450">
        <w:rPr>
          <w:rFonts w:ascii="Times New Roman" w:hAnsi="Times New Roman" w:cs="Times New Roman"/>
        </w:rPr>
        <w:t>larger predator in relation to prey</w:t>
      </w:r>
      <w:r w:rsidR="002B75ED">
        <w:rPr>
          <w:rFonts w:ascii="Times New Roman" w:hAnsi="Times New Roman" w:cs="Times New Roman"/>
        </w:rPr>
        <w:t>;</w:t>
      </w:r>
      <w:r w:rsidR="007B2DBC">
        <w:rPr>
          <w:rFonts w:ascii="Times New Roman" w:hAnsi="Times New Roman" w:cs="Times New Roman"/>
        </w:rPr>
        <w:t xml:space="preserve"> </w:t>
      </w:r>
      <w:r w:rsidR="0044439B">
        <w:rPr>
          <w:rFonts w:ascii="Times New Roman" w:hAnsi="Times New Roman" w:cs="Times New Roman"/>
        </w:rPr>
        <w:t xml:space="preserve">p-value = 0.05, β = 1.25, </w:t>
      </w:r>
      <w:r w:rsidR="00D12B96">
        <w:rPr>
          <w:rFonts w:ascii="Times New Roman" w:hAnsi="Times New Roman" w:cs="Times New Roman"/>
        </w:rPr>
        <w:t>Figure</w:t>
      </w:r>
      <w:r w:rsidR="00740B2C">
        <w:rPr>
          <w:rFonts w:ascii="Times New Roman" w:hAnsi="Times New Roman" w:cs="Times New Roman"/>
        </w:rPr>
        <w:t xml:space="preserve"> 4</w:t>
      </w:r>
      <w:r w:rsidR="001C1C59">
        <w:rPr>
          <w:rFonts w:ascii="Times New Roman" w:hAnsi="Times New Roman" w:cs="Times New Roman"/>
        </w:rPr>
        <w:t>, SI Table 7</w:t>
      </w:r>
      <w:r w:rsidR="0044439B">
        <w:rPr>
          <w:rFonts w:ascii="Times New Roman" w:hAnsi="Times New Roman" w:cs="Times New Roman"/>
        </w:rPr>
        <w:t>).</w:t>
      </w:r>
      <w:r w:rsidR="00ED3441">
        <w:rPr>
          <w:rFonts w:ascii="Times New Roman" w:hAnsi="Times New Roman" w:cs="Times New Roman"/>
        </w:rPr>
        <w:t xml:space="preserve"> </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4388D341" w:rsidR="0012525B" w:rsidRDefault="0012525B" w:rsidP="003F3823">
      <w:pPr>
        <w:rPr>
          <w:rFonts w:ascii="Times New Roman" w:hAnsi="Times New Roman" w:cs="Times New Roman"/>
        </w:rPr>
      </w:pPr>
      <w:r>
        <w:rPr>
          <w:rFonts w:ascii="Times New Roman" w:hAnsi="Times New Roman" w:cs="Times New Roman"/>
        </w:rPr>
        <w:t>For terrestrial invertebrate predators</w:t>
      </w:r>
      <w:del w:id="58" w:author="Preston,Dan" w:date="2021-02-19T13:34:00Z">
        <w:r w:rsidDel="006F6F72">
          <w:rPr>
            <w:rFonts w:ascii="Times New Roman" w:hAnsi="Times New Roman" w:cs="Times New Roman"/>
          </w:rPr>
          <w:delText xml:space="preserve"> like the ones in our study</w:delText>
        </w:r>
      </w:del>
      <w:r>
        <w:rPr>
          <w:rFonts w:ascii="Times New Roman" w:hAnsi="Times New Roman" w:cs="Times New Roman"/>
        </w:rPr>
        <w:t>, comprehensive diet analyses have been nearly impossible</w:t>
      </w:r>
      <w:r w:rsidR="00B111EE">
        <w:rPr>
          <w:rFonts w:ascii="Times New Roman" w:hAnsi="Times New Roman" w:cs="Times New Roman"/>
        </w:rPr>
        <w:t xml:space="preserve"> or time-prohibitive (</w:t>
      </w:r>
      <w:proofErr w:type="gramStart"/>
      <w:r w:rsidR="00B111EE">
        <w:rPr>
          <w:rFonts w:ascii="Times New Roman" w:hAnsi="Times New Roman" w:cs="Times New Roman"/>
        </w:rPr>
        <w:t>e.g.</w:t>
      </w:r>
      <w:proofErr w:type="gramEnd"/>
      <w:r w:rsidR="00B111EE">
        <w:rPr>
          <w:rFonts w:ascii="Times New Roman" w:hAnsi="Times New Roman" w:cs="Times New Roman"/>
        </w:rPr>
        <w:t xml:space="preserve"> </w:t>
      </w:r>
      <w:commentRangeStart w:id="59"/>
      <w:r w:rsidR="00B111EE">
        <w:rPr>
          <w:rFonts w:ascii="Times New Roman" w:hAnsi="Times New Roman" w:cs="Times New Roman"/>
        </w:rPr>
        <w:t>Polis 1991</w:t>
      </w:r>
      <w:commentRangeEnd w:id="59"/>
      <w:r w:rsidR="006F6F72">
        <w:rPr>
          <w:rStyle w:val="CommentReference"/>
        </w:rPr>
        <w:commentReference w:id="59"/>
      </w:r>
      <w:r w:rsidR="00E04243">
        <w:rPr>
          <w:rFonts w:ascii="Times New Roman" w:hAnsi="Times New Roman" w:cs="Times New Roman"/>
        </w:rPr>
        <w:t>, McLaughlin et al. 2010</w:t>
      </w:r>
      <w:r w:rsidR="00B111EE">
        <w:rPr>
          <w:rFonts w:ascii="Times New Roman" w:hAnsi="Times New Roman" w:cs="Times New Roman"/>
        </w:rPr>
        <w:t>)</w:t>
      </w:r>
      <w:r>
        <w:rPr>
          <w:rFonts w:ascii="Times New Roman" w:hAnsi="Times New Roman" w:cs="Times New Roman"/>
        </w:rPr>
        <w:t xml:space="preserve"> without genetic methods</w:t>
      </w:r>
      <w:r w:rsidR="002F62A7">
        <w:rPr>
          <w:rFonts w:ascii="Times New Roman" w:hAnsi="Times New Roman" w:cs="Times New Roman"/>
        </w:rPr>
        <w:t xml:space="preserve">, so these data provide </w:t>
      </w:r>
      <w:r w:rsidR="00E04243">
        <w:rPr>
          <w:rFonts w:ascii="Times New Roman" w:hAnsi="Times New Roman" w:cs="Times New Roman"/>
        </w:rPr>
        <w:t xml:space="preserve">important </w:t>
      </w:r>
      <w:r w:rsidR="002F62A7">
        <w:rPr>
          <w:rFonts w:ascii="Times New Roman" w:hAnsi="Times New Roman" w:cs="Times New Roman"/>
        </w:rPr>
        <w:t>empirical examination of food web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predator mas</w:t>
      </w:r>
      <w:r w:rsidR="00C959E3">
        <w:rPr>
          <w:rFonts w:ascii="Times New Roman" w:hAnsi="Times New Roman" w:cs="Times New Roman"/>
        </w:rPr>
        <w:t>s,</w:t>
      </w:r>
      <w:r w:rsidR="006C390E">
        <w:rPr>
          <w:rFonts w:ascii="Times New Roman" w:hAnsi="Times New Roman" w:cs="Times New Roman"/>
        </w:rPr>
        <w:t xml:space="preserve"> species identity</w:t>
      </w:r>
      <w:r w:rsidR="00C959E3">
        <w:rPr>
          <w:rFonts w:ascii="Times New Roman" w:hAnsi="Times New Roman" w:cs="Times New Roman"/>
        </w:rPr>
        <w:t>, and feeding traits</w:t>
      </w:r>
      <w:r w:rsidR="006C390E">
        <w:rPr>
          <w:rFonts w:ascii="Times New Roman" w:hAnsi="Times New Roman" w:cs="Times New Roman"/>
        </w:rPr>
        <w:t xml:space="preserve"> are important drivers of prey selection</w:t>
      </w:r>
      <w:r w:rsidR="000C4A14">
        <w:rPr>
          <w:rFonts w:ascii="Times New Roman" w:hAnsi="Times New Roman" w:cs="Times New Roman"/>
        </w:rPr>
        <w:t xml:space="preserve"> and resulting food web patterns</w:t>
      </w:r>
      <w:r w:rsidR="006C390E">
        <w:rPr>
          <w:rFonts w:ascii="Times New Roman" w:hAnsi="Times New Roman" w:cs="Times New Roman"/>
        </w:rPr>
        <w:t xml:space="preserve">. </w:t>
      </w:r>
      <w:r>
        <w:rPr>
          <w:rFonts w:ascii="Times New Roman" w:hAnsi="Times New Roman" w:cs="Times New Roman"/>
        </w:rPr>
        <w:t>Specifically, 1) we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commentRangeStart w:id="60"/>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cross-species relationship</w:t>
      </w:r>
      <w:commentRangeEnd w:id="60"/>
      <w:r w:rsidR="006F6F72">
        <w:rPr>
          <w:rStyle w:val="CommentReference"/>
        </w:rPr>
        <w:commentReference w:id="60"/>
      </w:r>
      <w:r w:rsidR="006C390E">
        <w:rPr>
          <w:rFonts w:ascii="Times New Roman" w:hAnsi="Times New Roman" w:cs="Times New Roman"/>
        </w:rPr>
        <w:t xml:space="preserve">. </w:t>
      </w:r>
      <w:r w:rsidR="00C959E3">
        <w:rPr>
          <w:rFonts w:ascii="Times New Roman" w:hAnsi="Times New Roman" w:cs="Times New Roman"/>
        </w:rPr>
        <w:t xml:space="preserve">In a shared environment, 2) </w:t>
      </w:r>
      <w:commentRangeStart w:id="61"/>
      <w:r w:rsidR="00C959E3">
        <w:rPr>
          <w:rFonts w:ascii="Times New Roman" w:hAnsi="Times New Roman" w:cs="Times New Roman"/>
        </w:rPr>
        <w:t xml:space="preserve">predator individuals partition prey by predator species, but not by predator size, thus suggesting species niches dictated by </w:t>
      </w:r>
      <w:r w:rsidR="002B75ED">
        <w:rPr>
          <w:rFonts w:ascii="Times New Roman" w:hAnsi="Times New Roman" w:cs="Times New Roman"/>
        </w:rPr>
        <w:t>attributes beyond body size</w:t>
      </w:r>
      <w:r w:rsidR="00C959E3">
        <w:rPr>
          <w:rFonts w:ascii="Times New Roman" w:hAnsi="Times New Roman" w:cs="Times New Roman"/>
        </w:rPr>
        <w:t xml:space="preserve"> particular to those predator species.</w:t>
      </w:r>
      <w:commentRangeEnd w:id="61"/>
      <w:r w:rsidR="006F6F72">
        <w:rPr>
          <w:rStyle w:val="CommentReference"/>
        </w:rPr>
        <w:commentReference w:id="61"/>
      </w:r>
      <w:r w:rsidR="00C959E3">
        <w:rPr>
          <w:rFonts w:ascii="Times New Roman" w:hAnsi="Times New Roman" w:cs="Times New Roman"/>
        </w:rPr>
        <w:t xml:space="preserve"> Broadening beyond species-specific analyses, 3) we demonstrate that more general species traits, in particular, the hunting strategy of web use, </w:t>
      </w:r>
      <w:r w:rsidR="002F62A7">
        <w:rPr>
          <w:rFonts w:ascii="Times New Roman" w:hAnsi="Times New Roman" w:cs="Times New Roman"/>
        </w:rPr>
        <w:t>whether in capturing or subduing prey, enables some predator species</w:t>
      </w:r>
      <w:r w:rsidR="00E04243">
        <w:rPr>
          <w:rFonts w:ascii="Times New Roman" w:hAnsi="Times New Roman" w:cs="Times New Roman"/>
        </w:rPr>
        <w:t xml:space="preserve"> </w:t>
      </w:r>
      <w:r w:rsidR="002F62A7">
        <w:rPr>
          <w:rFonts w:ascii="Times New Roman" w:hAnsi="Times New Roman" w:cs="Times New Roman"/>
        </w:rPr>
        <w:t xml:space="preserve">to eat proportionally larger prey items. </w:t>
      </w:r>
      <w:r w:rsidR="00CD6510">
        <w:rPr>
          <w:rFonts w:ascii="Times New Roman" w:hAnsi="Times New Roman" w:cs="Times New Roman"/>
        </w:rPr>
        <w:t>These results highlight tha</w:t>
      </w:r>
      <w:r>
        <w:rPr>
          <w:rFonts w:ascii="Times New Roman" w:hAnsi="Times New Roman" w:cs="Times New Roman"/>
        </w:rPr>
        <w:t xml:space="preserve">t many food web patterns in small, terrestrial, invertebrate 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species traits and that not one predator attribute alone predicts all interactions (e.g. approach in Pomeranz </w:t>
      </w:r>
      <w:proofErr w:type="gramStart"/>
      <w:r w:rsidR="002B75ED">
        <w:rPr>
          <w:rFonts w:ascii="Times New Roman" w:hAnsi="Times New Roman" w:cs="Times New Roman"/>
        </w:rPr>
        <w:t>et al. )</w:t>
      </w:r>
      <w:proofErr w:type="gramEnd"/>
      <w:r w:rsidR="002B75ED">
        <w:rPr>
          <w:rFonts w:ascii="Times New Roman" w:hAnsi="Times New Roman" w:cs="Times New Roman"/>
        </w:rPr>
        <w:t xml:space="preserve">. </w:t>
      </w:r>
      <w:r w:rsidR="005963C3">
        <w:rPr>
          <w:rFonts w:ascii="Times New Roman" w:hAnsi="Times New Roman" w:cs="Times New Roman"/>
        </w:rPr>
        <w:t xml:space="preserve">Building </w:t>
      </w:r>
      <w:r w:rsidR="005963C3">
        <w:rPr>
          <w:rFonts w:ascii="Times New Roman" w:hAnsi="Times New Roman" w:cs="Times New Roman"/>
        </w:rPr>
        <w:lastRenderedPageBreak/>
        <w:t xml:space="preserve">comprehensive </w:t>
      </w:r>
      <w:r w:rsidR="00C959E3">
        <w:rPr>
          <w:rFonts w:ascii="Times New Roman" w:hAnsi="Times New Roman" w:cs="Times New Roman"/>
        </w:rPr>
        <w:t xml:space="preserve">empirical </w:t>
      </w:r>
      <w:r w:rsidR="005963C3">
        <w:rPr>
          <w:rFonts w:ascii="Times New Roman" w:hAnsi="Times New Roman" w:cs="Times New Roman"/>
        </w:rPr>
        <w:t>datasets for</w:t>
      </w:r>
      <w:r w:rsidR="00C959E3">
        <w:rPr>
          <w:rFonts w:ascii="Times New Roman" w:hAnsi="Times New Roman" w:cs="Times New Roman"/>
        </w:rPr>
        <w:t xml:space="preserve"> interactions among</w:t>
      </w:r>
      <w:r w:rsidR="005963C3">
        <w:rPr>
          <w:rFonts w:ascii="Times New Roman" w:hAnsi="Times New Roman" w:cs="Times New Roman"/>
        </w:rPr>
        <w:t xml:space="preserve"> small-bodied predators </w:t>
      </w:r>
      <w:r w:rsidR="00C959E3">
        <w:rPr>
          <w:rFonts w:ascii="Times New Roman" w:hAnsi="Times New Roman" w:cs="Times New Roman"/>
        </w:rPr>
        <w:t xml:space="preserve">and their prey </w:t>
      </w:r>
      <w:r w:rsidR="005963C3">
        <w:rPr>
          <w:rFonts w:ascii="Times New Roman" w:hAnsi="Times New Roman" w:cs="Times New Roman"/>
        </w:rPr>
        <w:t xml:space="preserve">will </w:t>
      </w:r>
      <w:r w:rsidR="000C4A14">
        <w:rPr>
          <w:rFonts w:ascii="Times New Roman" w:hAnsi="Times New Roman" w:cs="Times New Roman"/>
        </w:rPr>
        <w:t xml:space="preserve">continue to </w:t>
      </w:r>
      <w:r w:rsidR="005963C3">
        <w:rPr>
          <w:rFonts w:ascii="Times New Roman" w:hAnsi="Times New Roman" w:cs="Times New Roman"/>
        </w:rPr>
        <w:t xml:space="preserve">refine these </w:t>
      </w:r>
      <w:r w:rsidR="004239D4">
        <w:rPr>
          <w:rFonts w:ascii="Times New Roman" w:hAnsi="Times New Roman" w:cs="Times New Roman"/>
        </w:rPr>
        <w:t>multi-trait approaches</w:t>
      </w:r>
      <w:r w:rsidR="005963C3">
        <w:rPr>
          <w:rFonts w:ascii="Times New Roman" w:hAnsi="Times New Roman" w:cs="Times New Roman"/>
        </w:rPr>
        <w:t xml:space="preserve">. </w:t>
      </w:r>
      <w:r w:rsidR="009537C6">
        <w:rPr>
          <w:rFonts w:ascii="Times New Roman" w:hAnsi="Times New Roman" w:cs="Times New Roman"/>
        </w:rPr>
        <w:t xml:space="preserve"> </w:t>
      </w:r>
    </w:p>
    <w:p w14:paraId="3757489D" w14:textId="1D48C234" w:rsidR="003F7A55" w:rsidRDefault="003F7A55" w:rsidP="003F3823">
      <w:pPr>
        <w:rPr>
          <w:rFonts w:ascii="Times New Roman" w:hAnsi="Times New Roman" w:cs="Times New Roman"/>
        </w:rPr>
      </w:pPr>
    </w:p>
    <w:p w14:paraId="0B4EF78C" w14:textId="7FC8DAAA" w:rsidR="004F21B4" w:rsidRDefault="004F21B4" w:rsidP="003F3823">
      <w:pPr>
        <w:rPr>
          <w:rFonts w:ascii="Times New Roman" w:hAnsi="Times New Roman" w:cs="Times New Roman"/>
        </w:rPr>
      </w:pPr>
      <w:r>
        <w:rPr>
          <w:rFonts w:ascii="Times New Roman" w:hAnsi="Times New Roman" w:cs="Times New Roman"/>
        </w:rPr>
        <w:t>[</w:t>
      </w:r>
      <w:r w:rsidR="004239D4">
        <w:rPr>
          <w:rFonts w:ascii="Times New Roman" w:hAnsi="Times New Roman" w:cs="Times New Roman"/>
        </w:rPr>
        <w:t xml:space="preserve">Not </w:t>
      </w:r>
      <w:r w:rsidR="004239D4" w:rsidRPr="004239D4">
        <w:rPr>
          <w:rFonts w:ascii="Times New Roman" w:hAnsi="Times New Roman" w:cs="Times New Roman"/>
          <w:b/>
          <w:bCs/>
        </w:rPr>
        <w:t>just</w:t>
      </w:r>
      <w:r w:rsidR="004239D4">
        <w:rPr>
          <w:rFonts w:ascii="Times New Roman" w:hAnsi="Times New Roman" w:cs="Times New Roman"/>
        </w:rPr>
        <w:t xml:space="preserve"> size, but also traits and species</w:t>
      </w:r>
      <w:r>
        <w:rPr>
          <w:rFonts w:ascii="Times New Roman" w:hAnsi="Times New Roman" w:cs="Times New Roman"/>
        </w:rPr>
        <w:t>]</w:t>
      </w:r>
    </w:p>
    <w:p w14:paraId="5028E0AC" w14:textId="167AAF38" w:rsidR="004239D4"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w:t>
      </w:r>
      <w:r w:rsidR="005963C3">
        <w:rPr>
          <w:rFonts w:ascii="Times New Roman" w:hAnsi="Times New Roman" w:cs="Times New Roman"/>
        </w:rPr>
        <w:t xml:space="preserve">or feeding traits </w:t>
      </w:r>
      <w:r>
        <w:rPr>
          <w:rFonts w:ascii="Times New Roman" w:hAnsi="Times New Roman" w:cs="Times New Roman"/>
        </w:rPr>
        <w:t>for explaining and predicting food web patterns</w:t>
      </w:r>
      <w:r w:rsidR="004239D4">
        <w:rPr>
          <w:rFonts w:ascii="Times New Roman" w:hAnsi="Times New Roman" w:cs="Times New Roman"/>
        </w:rPr>
        <w:t xml:space="preserve">. </w:t>
      </w:r>
      <w:r w:rsidR="002F62A7">
        <w:rPr>
          <w:rFonts w:ascii="Times New Roman" w:hAnsi="Times New Roman" w:cs="Times New Roman"/>
        </w:rPr>
        <w:t>In</w:t>
      </w:r>
      <w:r w:rsidR="007B5BB4">
        <w:rPr>
          <w:rFonts w:ascii="Times New Roman" w:hAnsi="Times New Roman" w:cs="Times New Roman"/>
        </w:rPr>
        <w:t xml:space="preserve"> our results, </w:t>
      </w:r>
      <w:r w:rsidR="004239D4">
        <w:rPr>
          <w:rFonts w:ascii="Times New Roman" w:hAnsi="Times New Roman" w:cs="Times New Roman"/>
        </w:rPr>
        <w:t xml:space="preserve">individuals of </w:t>
      </w:r>
      <w:r w:rsidR="007B5BB4">
        <w:rPr>
          <w:rFonts w:ascii="Times New Roman" w:hAnsi="Times New Roman" w:cs="Times New Roman"/>
        </w:rPr>
        <w:t>predator</w:t>
      </w:r>
      <w:r w:rsidR="002F62A7">
        <w:rPr>
          <w:rFonts w:ascii="Times New Roman" w:hAnsi="Times New Roman" w:cs="Times New Roman"/>
        </w:rPr>
        <w:t xml:space="preserve"> species</w:t>
      </w:r>
      <w:r w:rsidR="007B5BB4">
        <w:rPr>
          <w:rFonts w:ascii="Times New Roman" w:hAnsi="Times New Roman" w:cs="Times New Roman"/>
        </w:rPr>
        <w:t xml:space="preserve"> that may be more</w:t>
      </w:r>
      <w:r w:rsidR="007E4195">
        <w:rPr>
          <w:rFonts w:ascii="Times New Roman" w:hAnsi="Times New Roman" w:cs="Times New Roman"/>
        </w:rPr>
        <w:t xml:space="preserve"> limited in diet based on prey that can fit in their mouths</w:t>
      </w:r>
      <w:r w:rsidR="007B5BB4">
        <w:rPr>
          <w:rFonts w:ascii="Times New Roman" w:hAnsi="Times New Roman" w:cs="Times New Roman"/>
        </w:rPr>
        <w:t xml:space="preserve"> (</w:t>
      </w:r>
      <w:r w:rsidR="007E4195">
        <w:rPr>
          <w:rFonts w:ascii="Times New Roman" w:hAnsi="Times New Roman" w:cs="Times New Roman"/>
        </w:rPr>
        <w:t xml:space="preserve">“gape-limited”,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w:t>
      </w:r>
      <w:r w:rsidR="004239D4">
        <w:rPr>
          <w:rFonts w:ascii="Times New Roman" w:hAnsi="Times New Roman" w:cs="Times New Roman"/>
        </w:rPr>
        <w:t xml:space="preserve"> individuals </w:t>
      </w:r>
      <w:r w:rsidR="006058A6">
        <w:rPr>
          <w:rFonts w:ascii="Times New Roman" w:hAnsi="Times New Roman" w:cs="Times New Roman"/>
        </w:rPr>
        <w:t>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w:t>
      </w:r>
      <w:r w:rsidR="004239D4">
        <w:rPr>
          <w:rFonts w:ascii="Times New Roman" w:hAnsi="Times New Roman" w:cs="Times New Roman"/>
        </w:rPr>
        <w:t xml:space="preserve">What this means is that a small-bodied individual of </w:t>
      </w:r>
      <w:r w:rsidR="007E4195">
        <w:rPr>
          <w:rFonts w:ascii="Times New Roman" w:hAnsi="Times New Roman" w:cs="Times New Roman"/>
        </w:rPr>
        <w:t>a non-gape-limited</w:t>
      </w:r>
      <w:r w:rsidR="004239D4">
        <w:rPr>
          <w:rFonts w:ascii="Times New Roman" w:hAnsi="Times New Roman" w:cs="Times New Roman"/>
        </w:rPr>
        <w:t xml:space="preserve"> species may have the same prey size range available to it as a large-bodied individual of a </w:t>
      </w:r>
      <w:r w:rsidR="007E4195">
        <w:rPr>
          <w:rFonts w:ascii="Times New Roman" w:hAnsi="Times New Roman" w:cs="Times New Roman"/>
        </w:rPr>
        <w:t>gape-limited</w:t>
      </w:r>
      <w:r w:rsidR="004239D4">
        <w:rPr>
          <w:rFonts w:ascii="Times New Roman" w:hAnsi="Times New Roman" w:cs="Times New Roman"/>
        </w:rPr>
        <w:t xml:space="preserve"> species (Nakazawa). While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 gape limitation</w:t>
      </w:r>
      <w:r w:rsidR="004239D4">
        <w:rPr>
          <w:rFonts w:ascii="Times New Roman" w:hAnsi="Times New Roman" w:cs="Times New Roman"/>
        </w:rPr>
        <w:t xml:space="preserve">. Our dataset demonstrates that some </w:t>
      </w:r>
      <w:r w:rsidR="001D047C">
        <w:rPr>
          <w:rFonts w:ascii="Times New Roman" w:hAnsi="Times New Roman" w:cs="Times New Roman"/>
        </w:rPr>
        <w:t xml:space="preserve">traits that limit prey size selection </w:t>
      </w:r>
      <w:r w:rsidR="007E4195">
        <w:rPr>
          <w:rFonts w:ascii="Times New Roman" w:hAnsi="Times New Roman" w:cs="Times New Roman"/>
        </w:rPr>
        <w:t>are</w:t>
      </w:r>
      <w:r w:rsidR="001D047C">
        <w:rPr>
          <w:rFonts w:ascii="Times New Roman" w:hAnsi="Times New Roman" w:cs="Times New Roman"/>
        </w:rPr>
        <w:t xml:space="preserve"> phylogenetically conserved (</w:t>
      </w:r>
      <w:proofErr w:type="gramStart"/>
      <w:r w:rsidR="001D047C">
        <w:rPr>
          <w:rFonts w:ascii="Times New Roman" w:hAnsi="Times New Roman" w:cs="Times New Roman"/>
        </w:rPr>
        <w:t>e.g.</w:t>
      </w:r>
      <w:proofErr w:type="gramEnd"/>
      <w:r w:rsidR="001D047C">
        <w:rPr>
          <w:rFonts w:ascii="Times New Roman" w:hAnsi="Times New Roman" w:cs="Times New Roman"/>
        </w:rPr>
        <w:t xml:space="preserve"> </w:t>
      </w:r>
      <w:r w:rsidR="004239D4">
        <w:rPr>
          <w:rFonts w:ascii="Times New Roman" w:hAnsi="Times New Roman" w:cs="Times New Roman"/>
        </w:rPr>
        <w:t>web use among Order: Araneae</w:t>
      </w:r>
      <w:r w:rsidR="001D047C">
        <w:rPr>
          <w:rFonts w:ascii="Times New Roman" w:hAnsi="Times New Roman" w:cs="Times New Roman"/>
        </w:rPr>
        <w:t xml:space="preserve">), </w:t>
      </w:r>
      <w:r w:rsidR="009537C6">
        <w:rPr>
          <w:rFonts w:ascii="Times New Roman" w:hAnsi="Times New Roman" w:cs="Times New Roman"/>
        </w:rPr>
        <w:t xml:space="preserve">suggesting approaching these food webs with phylogenetic </w:t>
      </w:r>
      <w:r w:rsidR="004239D4">
        <w:rPr>
          <w:rFonts w:ascii="Times New Roman" w:hAnsi="Times New Roman" w:cs="Times New Roman"/>
        </w:rPr>
        <w:t xml:space="preserve">or trait-based </w:t>
      </w:r>
      <w:r w:rsidR="009537C6">
        <w:rPr>
          <w:rFonts w:ascii="Times New Roman" w:hAnsi="Times New Roman" w:cs="Times New Roman"/>
        </w:rPr>
        <w:t xml:space="preserve">filters </w:t>
      </w:r>
      <w:r w:rsidR="004239D4">
        <w:rPr>
          <w:rFonts w:ascii="Times New Roman" w:hAnsi="Times New Roman" w:cs="Times New Roman"/>
        </w:rPr>
        <w:t xml:space="preserve">(e.g. Grey et al., Brose et al. 2019, </w:t>
      </w:r>
      <w:proofErr w:type="spellStart"/>
      <w:r w:rsidR="004239D4">
        <w:rPr>
          <w:rFonts w:ascii="Times New Roman" w:hAnsi="Times New Roman" w:cs="Times New Roman"/>
        </w:rPr>
        <w:t>Laigle</w:t>
      </w:r>
      <w:proofErr w:type="spellEnd"/>
      <w:r w:rsidR="004239D4">
        <w:rPr>
          <w:rFonts w:ascii="Times New Roman" w:hAnsi="Times New Roman" w:cs="Times New Roman"/>
        </w:rPr>
        <w:t xml:space="preserve"> et al. 2017</w:t>
      </w:r>
      <w:r w:rsidR="0024313B">
        <w:rPr>
          <w:rFonts w:ascii="Times New Roman" w:hAnsi="Times New Roman" w:cs="Times New Roman"/>
        </w:rPr>
        <w:t>, Pomeranz</w:t>
      </w:r>
      <w:r w:rsidR="004239D4">
        <w:rPr>
          <w:rFonts w:ascii="Times New Roman" w:hAnsi="Times New Roman" w:cs="Times New Roman"/>
        </w:rPr>
        <w:t xml:space="preserve">) </w:t>
      </w:r>
      <w:r w:rsidR="007E4195">
        <w:rPr>
          <w:rFonts w:ascii="Times New Roman" w:hAnsi="Times New Roman" w:cs="Times New Roman"/>
        </w:rPr>
        <w:t xml:space="preserve">in addition to body size </w:t>
      </w:r>
      <w:commentRangeStart w:id="62"/>
      <w:r w:rsidR="007E4195">
        <w:rPr>
          <w:rFonts w:ascii="Times New Roman" w:hAnsi="Times New Roman" w:cs="Times New Roman"/>
        </w:rPr>
        <w:t>constraints</w:t>
      </w:r>
      <w:commentRangeEnd w:id="62"/>
      <w:r w:rsidR="006F6F72">
        <w:rPr>
          <w:rStyle w:val="CommentReference"/>
        </w:rPr>
        <w:commentReference w:id="62"/>
      </w:r>
      <w:r w:rsidR="009537C6">
        <w:rPr>
          <w:rFonts w:ascii="Times New Roman" w:hAnsi="Times New Roman" w:cs="Times New Roman"/>
        </w:rPr>
        <w:t>.</w:t>
      </w:r>
      <w:r w:rsidR="008403CE">
        <w:rPr>
          <w:rFonts w:ascii="Times New Roman" w:hAnsi="Times New Roman" w:cs="Times New Roman"/>
        </w:rPr>
        <w:t xml:space="preserve"> </w:t>
      </w:r>
      <w:r w:rsidR="004239D4">
        <w:rPr>
          <w:rFonts w:ascii="Times New Roman" w:hAnsi="Times New Roman" w:cs="Times New Roman"/>
        </w:rPr>
        <w:t xml:space="preserve"> </w:t>
      </w:r>
    </w:p>
    <w:p w14:paraId="62E51851" w14:textId="1FDE0B2C" w:rsidR="001D047C" w:rsidRDefault="001D047C" w:rsidP="003507EC">
      <w:pPr>
        <w:rPr>
          <w:rFonts w:ascii="Times New Roman" w:hAnsi="Times New Roman" w:cs="Times New Roman"/>
        </w:rPr>
      </w:pPr>
    </w:p>
    <w:p w14:paraId="245F6117" w14:textId="7C0FC57C" w:rsidR="004239D4" w:rsidRDefault="004239D4" w:rsidP="003507EC">
      <w:pPr>
        <w:rPr>
          <w:rFonts w:ascii="Times New Roman" w:hAnsi="Times New Roman" w:cs="Times New Roman"/>
        </w:rPr>
      </w:pPr>
      <w:r>
        <w:rPr>
          <w:rFonts w:ascii="Times New Roman" w:hAnsi="Times New Roman" w:cs="Times New Roman"/>
        </w:rPr>
        <w:t>[What other traits</w:t>
      </w:r>
      <w:r w:rsidR="00BF7A8B">
        <w:rPr>
          <w:rFonts w:ascii="Times New Roman" w:hAnsi="Times New Roman" w:cs="Times New Roman"/>
        </w:rPr>
        <w:t>, because sometimes size doesn’t predict things</w:t>
      </w:r>
      <w:r>
        <w:rPr>
          <w:rFonts w:ascii="Times New Roman" w:hAnsi="Times New Roman" w:cs="Times New Roman"/>
        </w:rPr>
        <w:t>??]</w:t>
      </w:r>
    </w:p>
    <w:p w14:paraId="0A38EB93" w14:textId="2D7D484A" w:rsidR="006F01DF" w:rsidRDefault="0024313B" w:rsidP="003507EC">
      <w:pPr>
        <w:rPr>
          <w:rFonts w:ascii="Times New Roman" w:hAnsi="Times New Roman" w:cs="Times New Roman"/>
        </w:rPr>
      </w:pPr>
      <w:r>
        <w:rPr>
          <w:rFonts w:ascii="Times New Roman" w:hAnsi="Times New Roman" w:cs="Times New Roman"/>
        </w:rPr>
        <w:t xml:space="preserve">Other predator </w:t>
      </w:r>
      <w:r w:rsidR="00B4631F">
        <w:rPr>
          <w:rFonts w:ascii="Times New Roman" w:hAnsi="Times New Roman" w:cs="Times New Roman"/>
        </w:rPr>
        <w:t>traits are likely to influence prey selection criteria in this consumer group</w:t>
      </w:r>
      <w:del w:id="63" w:author="Preston,Dan" w:date="2021-02-19T13:40:00Z">
        <w:r w:rsidR="00B4631F" w:rsidDel="006F6F72">
          <w:rPr>
            <w:rFonts w:ascii="Times New Roman" w:hAnsi="Times New Roman" w:cs="Times New Roman"/>
          </w:rPr>
          <w:delText>s</w:delText>
        </w:r>
      </w:del>
      <w:r>
        <w:rPr>
          <w:rFonts w:ascii="Times New Roman" w:hAnsi="Times New Roman" w:cs="Times New Roman"/>
        </w:rPr>
        <w:t xml:space="preserve"> as well, </w:t>
      </w:r>
      <w:r w:rsidR="00B4631F">
        <w:rPr>
          <w:rFonts w:ascii="Times New Roman" w:hAnsi="Times New Roman" w:cs="Times New Roman"/>
        </w:rPr>
        <w:t>an idea that has already gained attention both within invertebrate food webs (</w:t>
      </w:r>
      <w:proofErr w:type="spellStart"/>
      <w:r w:rsidR="00B4631F">
        <w:rPr>
          <w:rFonts w:ascii="Times New Roman" w:hAnsi="Times New Roman" w:cs="Times New Roman"/>
        </w:rPr>
        <w:t>Laigle</w:t>
      </w:r>
      <w:proofErr w:type="spellEnd"/>
      <w:r w:rsidR="00B4631F">
        <w:rPr>
          <w:rFonts w:ascii="Times New Roman" w:hAnsi="Times New Roman" w:cs="Times New Roman"/>
        </w:rPr>
        <w:t xml:space="preserve"> et al. 2017) and scaled across food webs in many environmental contexts (Brose et al. 2019). For invertebrate-only food webs, hunting strategy and hunting “tools” </w:t>
      </w:r>
      <w:r w:rsidR="007E4195">
        <w:rPr>
          <w:rFonts w:ascii="Times New Roman" w:hAnsi="Times New Roman" w:cs="Times New Roman"/>
        </w:rPr>
        <w:t>are</w:t>
      </w:r>
      <w:r w:rsidR="00B4631F">
        <w:rPr>
          <w:rFonts w:ascii="Times New Roman" w:hAnsi="Times New Roman" w:cs="Times New Roman"/>
        </w:rPr>
        <w:t xml:space="preserve"> </w:t>
      </w:r>
      <w:r w:rsidR="00D4276F">
        <w:rPr>
          <w:rFonts w:ascii="Times New Roman" w:hAnsi="Times New Roman" w:cs="Times New Roman"/>
        </w:rPr>
        <w:t>promising traits</w:t>
      </w:r>
      <w:r w:rsidR="00B4631F">
        <w:rPr>
          <w:rFonts w:ascii="Times New Roman" w:hAnsi="Times New Roman" w:cs="Times New Roman"/>
        </w:rPr>
        <w:t xml:space="preserve"> in terms of generality and their role in shaping predator niche (</w:t>
      </w:r>
      <w:proofErr w:type="gramStart"/>
      <w:r w:rsidR="00B4631F">
        <w:rPr>
          <w:rFonts w:ascii="Times New Roman" w:hAnsi="Times New Roman" w:cs="Times New Roman"/>
        </w:rPr>
        <w:t>e.g.</w:t>
      </w:r>
      <w:proofErr w:type="gramEnd"/>
      <w:r w:rsidR="00B4631F">
        <w:rPr>
          <w:rFonts w:ascii="Times New Roman" w:hAnsi="Times New Roman" w:cs="Times New Roman"/>
        </w:rPr>
        <w:t xml:space="preserve"> Schmitz spider papers).</w:t>
      </w:r>
      <w:r w:rsidR="00D4276F">
        <w:rPr>
          <w:rFonts w:ascii="Times New Roman" w:hAnsi="Times New Roman" w:cs="Times New Roman"/>
        </w:rPr>
        <w:t xml:space="preserve"> Indeed, g</w:t>
      </w:r>
      <w:r w:rsidR="00B4631F">
        <w:rPr>
          <w:rFonts w:ascii="Times New Roman" w:hAnsi="Times New Roman" w:cs="Times New Roman"/>
        </w:rPr>
        <w:t xml:space="preserve">iven that </w:t>
      </w:r>
      <w:r w:rsidR="00D4276F">
        <w:rPr>
          <w:rFonts w:ascii="Times New Roman" w:hAnsi="Times New Roman" w:cs="Times New Roman"/>
        </w:rPr>
        <w:t xml:space="preserve">the </w:t>
      </w:r>
      <w:r w:rsidR="00B4631F">
        <w:rPr>
          <w:rFonts w:ascii="Times New Roman" w:hAnsi="Times New Roman" w:cs="Times New Roman"/>
        </w:rPr>
        <w:t xml:space="preserve">predators in </w:t>
      </w:r>
      <w:r w:rsidR="00D4276F">
        <w:rPr>
          <w:rFonts w:ascii="Times New Roman" w:hAnsi="Times New Roman" w:cs="Times New Roman"/>
        </w:rPr>
        <w:t xml:space="preserve">our analysis of a single environment </w:t>
      </w:r>
      <w:r w:rsidR="00B4631F">
        <w:rPr>
          <w:rFonts w:ascii="Times New Roman" w:hAnsi="Times New Roman" w:cs="Times New Roman"/>
        </w:rPr>
        <w:t xml:space="preserve">partitioned prey items by </w:t>
      </w:r>
      <w:r w:rsidR="00D4276F">
        <w:rPr>
          <w:rFonts w:ascii="Times New Roman" w:hAnsi="Times New Roman" w:cs="Times New Roman"/>
        </w:rPr>
        <w:t xml:space="preserve">predator </w:t>
      </w:r>
      <w:r w:rsidR="00B4631F">
        <w:rPr>
          <w:rFonts w:ascii="Times New Roman" w:hAnsi="Times New Roman" w:cs="Times New Roman"/>
        </w:rPr>
        <w:t>species without a significant effect of</w:t>
      </w:r>
      <w:r w:rsidR="00D4276F">
        <w:rPr>
          <w:rFonts w:ascii="Times New Roman" w:hAnsi="Times New Roman" w:cs="Times New Roman"/>
        </w:rPr>
        <w:t xml:space="preserve"> predator</w:t>
      </w:r>
      <w:r w:rsidR="00B4631F">
        <w:rPr>
          <w:rFonts w:ascii="Times New Roman" w:hAnsi="Times New Roman" w:cs="Times New Roman"/>
        </w:rPr>
        <w:t xml:space="preserve"> body size (Figure 4), it seems </w:t>
      </w:r>
      <w:r w:rsidR="007E4195">
        <w:rPr>
          <w:rFonts w:ascii="Times New Roman" w:hAnsi="Times New Roman" w:cs="Times New Roman"/>
        </w:rPr>
        <w:t>likely</w:t>
      </w:r>
      <w:r w:rsidR="00B4631F">
        <w:rPr>
          <w:rFonts w:ascii="Times New Roman" w:hAnsi="Times New Roman" w:cs="Times New Roman"/>
        </w:rPr>
        <w:t xml:space="preserve"> that some species-specific hunting trait </w:t>
      </w:r>
      <w:r>
        <w:rPr>
          <w:rFonts w:ascii="Times New Roman" w:hAnsi="Times New Roman" w:cs="Times New Roman"/>
        </w:rPr>
        <w:t xml:space="preserve">may </w:t>
      </w:r>
      <w:r w:rsidR="00B4631F">
        <w:rPr>
          <w:rFonts w:ascii="Times New Roman" w:hAnsi="Times New Roman" w:cs="Times New Roman"/>
        </w:rPr>
        <w:t xml:space="preserve">drive variation in prey selection for small-bodied invertebrates, even when they have the same </w:t>
      </w:r>
      <w:r>
        <w:rPr>
          <w:rFonts w:ascii="Times New Roman" w:hAnsi="Times New Roman" w:cs="Times New Roman"/>
        </w:rPr>
        <w:t xml:space="preserve">available </w:t>
      </w:r>
      <w:r w:rsidR="00B4631F">
        <w:rPr>
          <w:rFonts w:ascii="Times New Roman" w:hAnsi="Times New Roman" w:cs="Times New Roman"/>
        </w:rPr>
        <w:t xml:space="preserve">prey items. In our dataset, a few promising traits and surprising variations from expected </w:t>
      </w:r>
      <w:r w:rsidR="00017D4F">
        <w:rPr>
          <w:rFonts w:ascii="Times New Roman" w:hAnsi="Times New Roman" w:cs="Times New Roman"/>
        </w:rPr>
        <w:t xml:space="preserve">body size </w:t>
      </w:r>
      <w:r w:rsidR="00B4631F">
        <w:rPr>
          <w:rFonts w:ascii="Times New Roman" w:hAnsi="Times New Roman" w:cs="Times New Roman"/>
        </w:rPr>
        <w:t>patterns may provide fruitful next step</w:t>
      </w:r>
      <w:r w:rsidR="00D4276F">
        <w:rPr>
          <w:rFonts w:ascii="Times New Roman" w:hAnsi="Times New Roman" w:cs="Times New Roman"/>
        </w:rPr>
        <w:t>s</w:t>
      </w:r>
      <w:r w:rsidR="00B4631F">
        <w:rPr>
          <w:rFonts w:ascii="Times New Roman" w:hAnsi="Times New Roman" w:cs="Times New Roman"/>
        </w:rPr>
        <w:t xml:space="preserve"> for diet DNA metabarcoding in th</w:t>
      </w:r>
      <w:r>
        <w:rPr>
          <w:rFonts w:ascii="Times New Roman" w:hAnsi="Times New Roman" w:cs="Times New Roman"/>
        </w:rPr>
        <w:t>ese</w:t>
      </w:r>
      <w:r w:rsidR="00B4631F">
        <w:rPr>
          <w:rFonts w:ascii="Times New Roman" w:hAnsi="Times New Roman" w:cs="Times New Roman"/>
        </w:rPr>
        <w:t xml:space="preserve"> consumer</w:t>
      </w:r>
      <w:r>
        <w:rPr>
          <w:rFonts w:ascii="Times New Roman" w:hAnsi="Times New Roman" w:cs="Times New Roman"/>
        </w:rPr>
        <w:t>s</w:t>
      </w:r>
      <w:r w:rsidR="00B4631F">
        <w:rPr>
          <w:rFonts w:ascii="Times New Roman" w:hAnsi="Times New Roman" w:cs="Times New Roman"/>
        </w:rPr>
        <w:t>. Specifically, while centipedes are generally thought to relax size constraints due to venom use</w:t>
      </w:r>
      <w:r w:rsidR="00D4276F">
        <w:rPr>
          <w:rFonts w:ascii="Times New Roman" w:hAnsi="Times New Roman" w:cs="Times New Roman"/>
        </w:rPr>
        <w:t xml:space="preserve"> (</w:t>
      </w:r>
      <w:proofErr w:type="gramStart"/>
      <w:r w:rsidR="00D4276F">
        <w:rPr>
          <w:rFonts w:ascii="Times New Roman" w:hAnsi="Times New Roman" w:cs="Times New Roman"/>
        </w:rPr>
        <w:t>e.g.</w:t>
      </w:r>
      <w:proofErr w:type="gramEnd"/>
      <w:r w:rsidR="00D4276F">
        <w:rPr>
          <w:rFonts w:ascii="Times New Roman" w:hAnsi="Times New Roman" w:cs="Times New Roman"/>
        </w:rPr>
        <w:t xml:space="preserve"> </w:t>
      </w:r>
      <w:proofErr w:type="spellStart"/>
      <w:r w:rsidR="00D4276F">
        <w:rPr>
          <w:rFonts w:ascii="Times New Roman" w:hAnsi="Times New Roman" w:cs="Times New Roman"/>
        </w:rPr>
        <w:t>Digel</w:t>
      </w:r>
      <w:proofErr w:type="spellEnd"/>
      <w:r w:rsidR="00D4276F">
        <w:rPr>
          <w:rFonts w:ascii="Times New Roman" w:hAnsi="Times New Roman" w:cs="Times New Roman"/>
        </w:rPr>
        <w:t xml:space="preserve"> et al.)</w:t>
      </w:r>
      <w:r w:rsidR="00B4631F">
        <w:rPr>
          <w:rFonts w:ascii="Times New Roman" w:hAnsi="Times New Roman" w:cs="Times New Roman"/>
        </w:rPr>
        <w:t xml:space="preserve">, the </w:t>
      </w:r>
      <w:r w:rsidR="00B111EE">
        <w:rPr>
          <w:rFonts w:ascii="Times New Roman" w:hAnsi="Times New Roman" w:cs="Times New Roman"/>
        </w:rPr>
        <w:t>centipede</w:t>
      </w:r>
      <w:r>
        <w:rPr>
          <w:rFonts w:ascii="Times New Roman" w:hAnsi="Times New Roman" w:cs="Times New Roman"/>
        </w:rPr>
        <w:t>,</w:t>
      </w:r>
      <w:r w:rsidR="00B111EE">
        <w:rPr>
          <w:rFonts w:ascii="Times New Roman" w:hAnsi="Times New Roman" w:cs="Times New Roman"/>
        </w:rPr>
        <w:t xml:space="preserve"> </w:t>
      </w:r>
      <w:proofErr w:type="spellStart"/>
      <w:r w:rsidR="00B111EE">
        <w:rPr>
          <w:rFonts w:ascii="Times New Roman" w:hAnsi="Times New Roman" w:cs="Times New Roman"/>
        </w:rPr>
        <w:t>Geophilomorpha</w:t>
      </w:r>
      <w:proofErr w:type="spellEnd"/>
      <w:r w:rsidR="00B111EE">
        <w:rPr>
          <w:rFonts w:ascii="Times New Roman" w:hAnsi="Times New Roman" w:cs="Times New Roman"/>
        </w:rPr>
        <w:t xml:space="preserve"> sp., </w:t>
      </w:r>
      <w:r w:rsidR="00B4631F">
        <w:rPr>
          <w:rFonts w:ascii="Times New Roman" w:hAnsi="Times New Roman" w:cs="Times New Roman"/>
        </w:rPr>
        <w:t>consumed only proportionally small prey</w:t>
      </w:r>
      <w:r w:rsidR="00D4276F">
        <w:rPr>
          <w:rFonts w:ascii="Times New Roman" w:hAnsi="Times New Roman" w:cs="Times New Roman"/>
        </w:rPr>
        <w:t xml:space="preserve"> (</w:t>
      </w:r>
      <w:r w:rsidR="00BF7A8B">
        <w:rPr>
          <w:rFonts w:ascii="Times New Roman" w:hAnsi="Times New Roman" w:cs="Times New Roman"/>
        </w:rPr>
        <w:t xml:space="preserve">mean predator-prey mass ratio </w:t>
      </w:r>
      <w:r w:rsidR="00BF7A8B" w:rsidRPr="00BF7A8B">
        <w:rPr>
          <w:rFonts w:ascii="Times New Roman" w:hAnsi="Times New Roman" w:cs="Times New Roman"/>
        </w:rPr>
        <w:t>247</w:t>
      </w:r>
      <w:r w:rsidR="00BF7A8B">
        <w:rPr>
          <w:rFonts w:ascii="Times New Roman" w:hAnsi="Times New Roman" w:cs="Times New Roman"/>
        </w:rPr>
        <w:t xml:space="preserve"> ± 61:1</w:t>
      </w:r>
      <w:r>
        <w:rPr>
          <w:rFonts w:ascii="Times New Roman" w:hAnsi="Times New Roman" w:cs="Times New Roman"/>
        </w:rPr>
        <w:t>, Figure 2B</w:t>
      </w:r>
      <w:r w:rsidR="00D4276F">
        <w:rPr>
          <w:rFonts w:ascii="Times New Roman" w:hAnsi="Times New Roman" w:cs="Times New Roman"/>
        </w:rPr>
        <w:t xml:space="preserve">), suggesting not all hunting tools always relax body size constraints. Conversely, the earwig </w:t>
      </w:r>
      <w:r w:rsidR="00D4276F">
        <w:rPr>
          <w:rFonts w:ascii="Times New Roman" w:hAnsi="Times New Roman" w:cs="Times New Roman"/>
          <w:i/>
          <w:iCs/>
        </w:rPr>
        <w:t xml:space="preserve">E. </w:t>
      </w:r>
      <w:proofErr w:type="spellStart"/>
      <w:r w:rsidR="00D4276F">
        <w:rPr>
          <w:rFonts w:ascii="Times New Roman" w:hAnsi="Times New Roman" w:cs="Times New Roman"/>
          <w:i/>
          <w:iCs/>
        </w:rPr>
        <w:t>annulipes</w:t>
      </w:r>
      <w:proofErr w:type="spellEnd"/>
      <w:r w:rsidR="00D4276F">
        <w:rPr>
          <w:rFonts w:ascii="Times New Roman" w:hAnsi="Times New Roman" w:cs="Times New Roman"/>
          <w:i/>
          <w:iCs/>
        </w:rPr>
        <w:t xml:space="preserve">, </w:t>
      </w:r>
      <w:r w:rsidR="00D4276F">
        <w:rPr>
          <w:rFonts w:ascii="Times New Roman" w:hAnsi="Times New Roman" w:cs="Times New Roman"/>
        </w:rPr>
        <w:t xml:space="preserve">for which neither venom or web use is reported as a hunting strategy, </w:t>
      </w:r>
      <w:r w:rsidR="00B111EE">
        <w:rPr>
          <w:rFonts w:ascii="Times New Roman" w:hAnsi="Times New Roman" w:cs="Times New Roman"/>
        </w:rPr>
        <w:t xml:space="preserve">fed on proportionally very large prey compared to predator body size </w:t>
      </w:r>
      <w:r w:rsidR="00BF7A8B">
        <w:rPr>
          <w:rFonts w:ascii="Times New Roman" w:hAnsi="Times New Roman" w:cs="Times New Roman"/>
        </w:rPr>
        <w:t xml:space="preserve">(mean ± standard error of predator-prey mass ratio </w:t>
      </w:r>
      <w:r w:rsidR="00BF7A8B" w:rsidRPr="00BF7A8B">
        <w:rPr>
          <w:rFonts w:ascii="Times New Roman" w:hAnsi="Times New Roman" w:cs="Times New Roman"/>
        </w:rPr>
        <w:t>4.35</w:t>
      </w:r>
      <w:r w:rsidR="00BF7A8B">
        <w:rPr>
          <w:rFonts w:ascii="Times New Roman" w:hAnsi="Times New Roman" w:cs="Times New Roman"/>
        </w:rPr>
        <w:t xml:space="preserve"> ± 1.99:1</w:t>
      </w:r>
      <w:r>
        <w:rPr>
          <w:rFonts w:ascii="Times New Roman" w:hAnsi="Times New Roman" w:cs="Times New Roman"/>
        </w:rPr>
        <w:t>, Figure 2B</w:t>
      </w:r>
      <w:r w:rsidR="00B111EE">
        <w:rPr>
          <w:rFonts w:ascii="Times New Roman" w:hAnsi="Times New Roman" w:cs="Times New Roman"/>
        </w:rPr>
        <w:t xml:space="preserve">), either suggesting some other tool use in this predator or a </w:t>
      </w:r>
      <w:commentRangeStart w:id="64"/>
      <w:r w:rsidR="00B111EE">
        <w:rPr>
          <w:rFonts w:ascii="Times New Roman" w:hAnsi="Times New Roman" w:cs="Times New Roman"/>
        </w:rPr>
        <w:t xml:space="preserve">reliance on scavenging </w:t>
      </w:r>
      <w:commentRangeEnd w:id="64"/>
      <w:r w:rsidR="006F6F72">
        <w:rPr>
          <w:rStyle w:val="CommentReference"/>
        </w:rPr>
        <w:commentReference w:id="64"/>
      </w:r>
      <w:r w:rsidR="00B111EE">
        <w:rPr>
          <w:rFonts w:ascii="Times New Roman" w:hAnsi="Times New Roman" w:cs="Times New Roman"/>
        </w:rPr>
        <w:t>(</w:t>
      </w:r>
      <w:r w:rsidR="00DF10B2">
        <w:rPr>
          <w:rFonts w:ascii="Times New Roman" w:hAnsi="Times New Roman" w:cs="Times New Roman"/>
        </w:rPr>
        <w:t>Wilson-Rankin et al. papers</w:t>
      </w:r>
      <w:r w:rsidR="00B111EE">
        <w:rPr>
          <w:rFonts w:ascii="Times New Roman" w:hAnsi="Times New Roman" w:cs="Times New Roman"/>
        </w:rPr>
        <w:t>). These patterns are promising for further studies on the traits that extend within and across groups of terrestrial invertebrate consumers</w:t>
      </w:r>
      <w:r w:rsidR="0044439B">
        <w:rPr>
          <w:rFonts w:ascii="Times New Roman" w:hAnsi="Times New Roman" w:cs="Times New Roman"/>
        </w:rPr>
        <w:t xml:space="preserve"> and the use of combined genetic tools (</w:t>
      </w:r>
      <w:proofErr w:type="gramStart"/>
      <w:r w:rsidR="0044439B">
        <w:rPr>
          <w:rFonts w:ascii="Times New Roman" w:hAnsi="Times New Roman" w:cs="Times New Roman"/>
        </w:rPr>
        <w:t>e.g.</w:t>
      </w:r>
      <w:proofErr w:type="gramEnd"/>
      <w:r w:rsidR="0044439B">
        <w:rPr>
          <w:rFonts w:ascii="Times New Roman" w:hAnsi="Times New Roman" w:cs="Times New Roman"/>
        </w:rPr>
        <w:t xml:space="preserve"> RNA sequencing) to determine whether prey items detected in predator diets were consumed live or scavenged (</w:t>
      </w:r>
      <w:r w:rsidR="008B6D52">
        <w:rPr>
          <w:rFonts w:ascii="Times New Roman" w:hAnsi="Times New Roman" w:cs="Times New Roman"/>
        </w:rPr>
        <w:t>e.g. Nielson et al.</w:t>
      </w:r>
      <w:r w:rsidR="0044439B">
        <w:rPr>
          <w:rFonts w:ascii="Times New Roman" w:hAnsi="Times New Roman" w:cs="Times New Roman"/>
        </w:rPr>
        <w:t xml:space="preserve">). </w:t>
      </w:r>
      <w:r w:rsidR="006F01DF">
        <w:rPr>
          <w:rFonts w:ascii="Times New Roman" w:hAnsi="Times New Roman" w:cs="Times New Roman"/>
        </w:rPr>
        <w:t>How important these traits may</w:t>
      </w:r>
      <w:r w:rsidR="007E4195">
        <w:rPr>
          <w:rFonts w:ascii="Times New Roman" w:hAnsi="Times New Roman" w:cs="Times New Roman"/>
        </w:rPr>
        <w:t xml:space="preserve"> be</w:t>
      </w:r>
      <w:r w:rsidR="006F01DF">
        <w:rPr>
          <w:rFonts w:ascii="Times New Roman" w:hAnsi="Times New Roman" w:cs="Times New Roman"/>
        </w:rPr>
        <w:t xml:space="preserve"> in structuring a particular food web will depend on the species composition and the relative proportion of predator diversity and biomass with each of these </w:t>
      </w:r>
      <w:r w:rsidR="006F01DF">
        <w:rPr>
          <w:rFonts w:ascii="Times New Roman" w:hAnsi="Times New Roman" w:cs="Times New Roman"/>
        </w:rPr>
        <w:lastRenderedPageBreak/>
        <w:t xml:space="preserve">traits, but differences among these communities in structure and function may be linked to the different constraints </w:t>
      </w:r>
      <w:r w:rsidR="00017D4F">
        <w:rPr>
          <w:rFonts w:ascii="Times New Roman" w:hAnsi="Times New Roman" w:cs="Times New Roman"/>
        </w:rPr>
        <w:t>faced by</w:t>
      </w:r>
      <w:r w:rsidR="006F01DF">
        <w:rPr>
          <w:rFonts w:ascii="Times New Roman" w:hAnsi="Times New Roman" w:cs="Times New Roman"/>
        </w:rPr>
        <w:t xml:space="preserve"> predators with different hunting traits (</w:t>
      </w:r>
      <w:proofErr w:type="gramStart"/>
      <w:r w:rsidR="006F01DF">
        <w:rPr>
          <w:rFonts w:ascii="Times New Roman" w:hAnsi="Times New Roman" w:cs="Times New Roman"/>
        </w:rPr>
        <w:t>e.g.</w:t>
      </w:r>
      <w:proofErr w:type="gramEnd"/>
      <w:r w:rsidR="006F01DF">
        <w:rPr>
          <w:rFonts w:ascii="Times New Roman" w:hAnsi="Times New Roman" w:cs="Times New Roman"/>
        </w:rPr>
        <w:t xml:space="preserve"> </w:t>
      </w:r>
      <w:proofErr w:type="spellStart"/>
      <w:r w:rsidR="00017D4F">
        <w:rPr>
          <w:rFonts w:ascii="Times New Roman" w:hAnsi="Times New Roman" w:cs="Times New Roman"/>
        </w:rPr>
        <w:t>Os</w:t>
      </w:r>
      <w:proofErr w:type="spellEnd"/>
      <w:r w:rsidR="00017D4F">
        <w:rPr>
          <w:rFonts w:ascii="Times New Roman" w:hAnsi="Times New Roman" w:cs="Times New Roman"/>
        </w:rPr>
        <w:t xml:space="preserve"> </w:t>
      </w:r>
      <w:r w:rsidR="006F01DF">
        <w:rPr>
          <w:rFonts w:ascii="Times New Roman" w:hAnsi="Times New Roman" w:cs="Times New Roman"/>
        </w:rPr>
        <w:t xml:space="preserve">Schmitz papers). </w:t>
      </w:r>
    </w:p>
    <w:p w14:paraId="7E9D502B" w14:textId="1B5B2946" w:rsidR="006F01DF" w:rsidRDefault="006F01DF" w:rsidP="003507EC">
      <w:pPr>
        <w:rPr>
          <w:rFonts w:ascii="Times New Roman" w:hAnsi="Times New Roman" w:cs="Times New Roman"/>
        </w:rPr>
      </w:pPr>
    </w:p>
    <w:p w14:paraId="134B27D1" w14:textId="1974EF26" w:rsidR="006F01DF" w:rsidRDefault="006F01DF" w:rsidP="003507EC">
      <w:pPr>
        <w:rPr>
          <w:rFonts w:ascii="Times New Roman" w:hAnsi="Times New Roman" w:cs="Times New Roman"/>
        </w:rPr>
      </w:pPr>
      <w:r>
        <w:rPr>
          <w:rFonts w:ascii="Times New Roman" w:hAnsi="Times New Roman" w:cs="Times New Roman"/>
        </w:rPr>
        <w:t>[DNA data is cool]</w:t>
      </w:r>
    </w:p>
    <w:p w14:paraId="27A7D621" w14:textId="58459DE6"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 the same resolution as that of the diets of larger-bodied species</w:t>
      </w:r>
      <w:r w:rsidR="00DF10B2">
        <w:rPr>
          <w:rFonts w:ascii="Times New Roman" w:hAnsi="Times New Roman" w:cs="Times New Roman"/>
        </w:rPr>
        <w:t xml:space="preserve"> (Baker et al. 2014,</w:t>
      </w:r>
      <w:r w:rsidR="00017D4F">
        <w:rPr>
          <w:rFonts w:ascii="Times New Roman" w:hAnsi="Times New Roman" w:cs="Times New Roman"/>
        </w:rPr>
        <w:t xml:space="preserve"> </w:t>
      </w:r>
      <w:r w:rsidR="00DF10B2">
        <w:rPr>
          <w:rFonts w:ascii="Times New Roman" w:hAnsi="Times New Roman" w:cs="Times New Roman"/>
        </w:rPr>
        <w:t xml:space="preserve">Duffy and Jackson 1986, </w:t>
      </w:r>
      <w:proofErr w:type="spellStart"/>
      <w:r w:rsidR="00DF10B2">
        <w:rPr>
          <w:rFonts w:ascii="Times New Roman" w:hAnsi="Times New Roman" w:cs="Times New Roman"/>
        </w:rPr>
        <w:t>Hyslop</w:t>
      </w:r>
      <w:proofErr w:type="spellEnd"/>
      <w:r w:rsidR="00DF10B2">
        <w:rPr>
          <w:rFonts w:ascii="Times New Roman" w:hAnsi="Times New Roman" w:cs="Times New Roman"/>
        </w:rPr>
        <w:t xml:space="preserve"> 1980). </w:t>
      </w:r>
      <w:r>
        <w:rPr>
          <w:rFonts w:ascii="Times New Roman" w:hAnsi="Times New Roman" w:cs="Times New Roman"/>
        </w:rPr>
        <w:t>As databases of DNA sequences continue to grow (</w:t>
      </w:r>
      <w:r w:rsidR="00DF10B2">
        <w:rPr>
          <w:rFonts w:ascii="Times New Roman" w:hAnsi="Times New Roman" w:cs="Times New Roman"/>
        </w:rPr>
        <w:t>Porter and… 2018</w:t>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 (</w:t>
      </w:r>
      <w:proofErr w:type="gramStart"/>
      <w:r w:rsidR="00017D4F">
        <w:rPr>
          <w:rFonts w:ascii="Times New Roman" w:hAnsi="Times New Roman" w:cs="Times New Roman"/>
        </w:rPr>
        <w:t>e.g.</w:t>
      </w:r>
      <w:proofErr w:type="gramEnd"/>
      <w:r w:rsidR="00017D4F">
        <w:rPr>
          <w:rFonts w:ascii="Times New Roman" w:hAnsi="Times New Roman" w:cs="Times New Roman"/>
        </w:rPr>
        <w:t xml:space="preserve"> McElroy et al. 2020</w:t>
      </w:r>
      <w:r>
        <w:rPr>
          <w:rFonts w:ascii="Times New Roman" w:hAnsi="Times New Roman" w:cs="Times New Roman"/>
        </w:rPr>
        <w:t xml:space="preserve">). </w:t>
      </w:r>
      <w:r w:rsidR="0024313B">
        <w:rPr>
          <w:rFonts w:ascii="Times New Roman" w:hAnsi="Times New Roman" w:cs="Times New Roman"/>
        </w:rPr>
        <w:t>Going b</w:t>
      </w:r>
      <w:r w:rsidR="0072675F">
        <w:rPr>
          <w:rFonts w:ascii="Times New Roman" w:hAnsi="Times New Roman" w:cs="Times New Roman"/>
        </w:rPr>
        <w:t xml:space="preserve">eyond species-level traits, diet DNA metabarcoding data can provide data at the individual level, thus illuminating mechanisms describing patterns in predator-prey interactions at the scale at which they occur, thus bridging the gap between species- or size-based food webs and individual interactions (Nakazawa 2017, </w:t>
      </w:r>
      <w:proofErr w:type="spellStart"/>
      <w:r w:rsidR="0072675F">
        <w:rPr>
          <w:rFonts w:ascii="Times New Roman" w:hAnsi="Times New Roman" w:cs="Times New Roman"/>
        </w:rPr>
        <w:t>Ings</w:t>
      </w:r>
      <w:proofErr w:type="spellEnd"/>
      <w:r w:rsidR="0072675F">
        <w:rPr>
          <w:rFonts w:ascii="Times New Roman" w:hAnsi="Times New Roman" w:cs="Times New Roman"/>
        </w:rPr>
        <w:t xml:space="preserve"> et al., Stouffer 2010).</w:t>
      </w:r>
      <w:r w:rsidR="0024313B">
        <w:rPr>
          <w:rFonts w:ascii="Times New Roman" w:hAnsi="Times New Roman" w:cs="Times New Roman"/>
        </w:rPr>
        <w:t xml:space="preserve"> Combined with other environmental datasets (</w:t>
      </w:r>
      <w:proofErr w:type="gramStart"/>
      <w:r w:rsidR="0024313B">
        <w:rPr>
          <w:rFonts w:ascii="Times New Roman" w:hAnsi="Times New Roman" w:cs="Times New Roman"/>
        </w:rPr>
        <w:t>e.g.</w:t>
      </w:r>
      <w:proofErr w:type="gramEnd"/>
      <w:r w:rsidR="0024313B">
        <w:rPr>
          <w:rFonts w:ascii="Times New Roman" w:hAnsi="Times New Roman" w:cs="Times New Roman"/>
        </w:rPr>
        <w:t xml:space="preserve"> prey densities), diet DNA metabarcoding </w:t>
      </w:r>
      <w:r>
        <w:rPr>
          <w:rFonts w:ascii="Times New Roman" w:hAnsi="Times New Roman" w:cs="Times New Roman"/>
        </w:rPr>
        <w:t>data can be used to describe interaction strengths, which can predict dynamics in biological communities through time and space more accurately than binary interaction occurrence data (</w:t>
      </w:r>
      <w:proofErr w:type="spellStart"/>
      <w:r w:rsidR="0024313B">
        <w:rPr>
          <w:rFonts w:ascii="Times New Roman" w:hAnsi="Times New Roman" w:cs="Times New Roman"/>
        </w:rPr>
        <w:t>Eitzinger</w:t>
      </w:r>
      <w:proofErr w:type="spellEnd"/>
      <w:r w:rsidR="0024313B">
        <w:rPr>
          <w:rFonts w:ascii="Times New Roman" w:hAnsi="Times New Roman" w:cs="Times New Roman"/>
        </w:rPr>
        <w:t xml:space="preserve"> et al. 2018, Preston et al. 2019, </w:t>
      </w:r>
      <w:r w:rsidR="00DF10B2">
        <w:rPr>
          <w:rFonts w:ascii="Times New Roman" w:hAnsi="Times New Roman" w:cs="Times New Roman"/>
        </w:rPr>
        <w:t xml:space="preserve">Tang et al. 2014, Emmerson et al. </w:t>
      </w:r>
      <w:commentRangeStart w:id="65"/>
      <w:r w:rsidR="00DF10B2">
        <w:rPr>
          <w:rFonts w:ascii="Times New Roman" w:hAnsi="Times New Roman" w:cs="Times New Roman"/>
        </w:rPr>
        <w:t>2004</w:t>
      </w:r>
      <w:commentRangeEnd w:id="65"/>
      <w:r w:rsidR="006F6F72">
        <w:rPr>
          <w:rStyle w:val="CommentReference"/>
        </w:rPr>
        <w:commentReference w:id="65"/>
      </w:r>
      <w:r w:rsidR="0024313B">
        <w:rPr>
          <w:rFonts w:ascii="Times New Roman" w:hAnsi="Times New Roman" w:cs="Times New Roman"/>
        </w:rPr>
        <w:t>).</w:t>
      </w:r>
    </w:p>
    <w:p w14:paraId="144C4376" w14:textId="7EFDDE57" w:rsidR="003F7A55" w:rsidRDefault="003F7A55" w:rsidP="0024313B">
      <w:pPr>
        <w:rPr>
          <w:rFonts w:ascii="Times New Roman" w:hAnsi="Times New Roman" w:cs="Times New Roman"/>
        </w:rPr>
      </w:pPr>
    </w:p>
    <w:p w14:paraId="6C4799D0" w14:textId="2CA783D2" w:rsidR="004F2733" w:rsidRDefault="004F2733" w:rsidP="0024313B">
      <w:pPr>
        <w:rPr>
          <w:rFonts w:ascii="Times New Roman" w:hAnsi="Times New Roman" w:cs="Times New Roman"/>
        </w:rPr>
      </w:pPr>
      <w:r>
        <w:rPr>
          <w:rFonts w:ascii="Times New Roman" w:hAnsi="Times New Roman" w:cs="Times New Roman"/>
        </w:rPr>
        <w:t>[mysteries revealed and an appeal for empirical data for the most abundant organisms on earth]</w:t>
      </w:r>
    </w:p>
    <w:p w14:paraId="3178D174" w14:textId="4D751EDC"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 (Bar-on</w:t>
      </w:r>
      <w:r w:rsidR="009C1573">
        <w:rPr>
          <w:rFonts w:ascii="Times New Roman" w:hAnsi="Times New Roman" w:cs="Times New Roman"/>
        </w:rPr>
        <w:t xml:space="preserve"> et al.2018, Mora et al. 2011, Costello et al. 2013</w:t>
      </w:r>
      <w:r>
        <w:rPr>
          <w:rFonts w:ascii="Times New Roman" w:hAnsi="Times New Roman" w:cs="Times New Roman"/>
        </w:rPr>
        <w:t xml:space="preserve">) and until now, the predation interactions of these consumers have been largely </w:t>
      </w:r>
      <w:commentRangeStart w:id="66"/>
      <w:r>
        <w:rPr>
          <w:rFonts w:ascii="Times New Roman" w:hAnsi="Times New Roman" w:cs="Times New Roman"/>
        </w:rPr>
        <w:t>unknown</w:t>
      </w:r>
      <w:commentRangeEnd w:id="66"/>
      <w:r w:rsidR="0014660D">
        <w:rPr>
          <w:rStyle w:val="CommentReference"/>
        </w:rPr>
        <w:commentReference w:id="66"/>
      </w:r>
      <w:r>
        <w:rPr>
          <w:rFonts w:ascii="Times New Roman" w:hAnsi="Times New Roman" w:cs="Times New Roman"/>
        </w:rPr>
        <w:t xml:space="preserve">. </w:t>
      </w:r>
      <w:r w:rsidR="009C1573">
        <w:rPr>
          <w:rFonts w:ascii="Times New Roman" w:hAnsi="Times New Roman" w:cs="Times New Roman"/>
        </w:rPr>
        <w:t>Like other predators in multiple other ecosystem contexts (Brose et al 2019), the predation interactions of small-bodied predators are driven by a combination of measurable</w:t>
      </w:r>
      <w:r w:rsidR="00017D4F">
        <w:rPr>
          <w:rFonts w:ascii="Times New Roman" w:hAnsi="Times New Roman" w:cs="Times New Roman"/>
        </w:rPr>
        <w:t xml:space="preserve"> and generalizable</w:t>
      </w:r>
      <w:r w:rsidR="009C1573">
        <w:rPr>
          <w:rFonts w:ascii="Times New Roman" w:hAnsi="Times New Roman" w:cs="Times New Roman"/>
        </w:rPr>
        <w:t xml:space="preserve"> traits, including body size</w:t>
      </w:r>
      <w:r w:rsidR="00017D4F">
        <w:rPr>
          <w:rFonts w:ascii="Times New Roman" w:hAnsi="Times New Roman" w:cs="Times New Roman"/>
        </w:rPr>
        <w:t>, phylogeny,</w:t>
      </w:r>
      <w:r w:rsidR="009C1573">
        <w:rPr>
          <w:rFonts w:ascii="Times New Roman" w:hAnsi="Times New Roman" w:cs="Times New Roman"/>
        </w:rPr>
        <w:t xml:space="preserve"> and hunting strategy.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 (e.g. </w:t>
      </w:r>
      <w:proofErr w:type="spellStart"/>
      <w:r w:rsidR="009C1573">
        <w:rPr>
          <w:rFonts w:ascii="Times New Roman" w:hAnsi="Times New Roman" w:cs="Times New Roman"/>
        </w:rPr>
        <w:t>Valiente-Banuet</w:t>
      </w:r>
      <w:proofErr w:type="spellEnd"/>
      <w:r w:rsidR="009C1573">
        <w:rPr>
          <w:rFonts w:ascii="Times New Roman" w:hAnsi="Times New Roman" w:cs="Times New Roman"/>
        </w:rPr>
        <w:t>,</w:t>
      </w:r>
      <w:r w:rsidR="00DF10B2">
        <w:rPr>
          <w:rFonts w:ascii="Times New Roman" w:hAnsi="Times New Roman" w:cs="Times New Roman"/>
        </w:rPr>
        <w:t xml:space="preserve"> </w:t>
      </w:r>
      <w:proofErr w:type="spellStart"/>
      <w:r w:rsidR="00DF10B2">
        <w:rPr>
          <w:rFonts w:ascii="Times New Roman" w:hAnsi="Times New Roman" w:cs="Times New Roman"/>
        </w:rPr>
        <w:t>Borvvall</w:t>
      </w:r>
      <w:proofErr w:type="spellEnd"/>
      <w:r w:rsidR="00DF10B2">
        <w:rPr>
          <w:rFonts w:ascii="Times New Roman" w:hAnsi="Times New Roman" w:cs="Times New Roman"/>
        </w:rPr>
        <w:t xml:space="preserve"> et al., Donohue et al. 2017</w:t>
      </w:r>
      <w:r w:rsidR="009C1573">
        <w:rPr>
          <w:rFonts w:ascii="Times New Roman" w:hAnsi="Times New Roman" w:cs="Times New Roman"/>
        </w:rPr>
        <w:t xml:space="preserve">). </w:t>
      </w: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10305CDD"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laboratory technicians Emily Lutz 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lastRenderedPageBreak/>
        <w:t xml:space="preserve">[EVERYONE WHO READS BUT NOT AUTHOR] </w:t>
      </w:r>
      <w:r w:rsidR="006A5433">
        <w:rPr>
          <w:rFonts w:ascii="Times New Roman" w:hAnsi="Times New Roman" w:cs="Times New Roman"/>
          <w:bCs/>
        </w:rPr>
        <w:t xml:space="preserve">C. Owens, R. Harris-Gavin, S. Copeland, </w:t>
      </w:r>
      <w:r w:rsidR="007E0F1E">
        <w:rPr>
          <w:rFonts w:ascii="Times New Roman" w:hAnsi="Times New Roman" w:cs="Times New Roman"/>
          <w:bCs/>
        </w:rPr>
        <w:t xml:space="preserve">G. </w:t>
      </w:r>
      <w:proofErr w:type="spellStart"/>
      <w:r w:rsidR="007E0F1E">
        <w:rPr>
          <w:rFonts w:ascii="Times New Roman" w:hAnsi="Times New Roman" w:cs="Times New Roman"/>
          <w:bCs/>
        </w:rPr>
        <w:t>Titcomb</w:t>
      </w:r>
      <w:proofErr w:type="spellEnd"/>
      <w:r w:rsidR="007E0F1E">
        <w:rPr>
          <w:rFonts w:ascii="Times New Roman" w:hAnsi="Times New Roman" w:cs="Times New Roman"/>
          <w:bCs/>
        </w:rPr>
        <w:t xml:space="preserve">, </w:t>
      </w:r>
      <w:r>
        <w:rPr>
          <w:rFonts w:ascii="Times New Roman" w:hAnsi="Times New Roman" w:cs="Times New Roman"/>
          <w:bCs/>
        </w:rPr>
        <w:t xml:space="preserve">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06ABC42C" w:rsidR="003E2AB0" w:rsidRDefault="00FB576C" w:rsidP="003F3823">
      <w:pPr>
        <w:rPr>
          <w:rFonts w:ascii="Times New Roman" w:hAnsi="Times New Roman" w:cs="Times New Roman"/>
          <w:b/>
          <w:bCs/>
        </w:rPr>
      </w:pPr>
      <w:r>
        <w:rPr>
          <w:rFonts w:ascii="Times New Roman" w:hAnsi="Times New Roman" w:cs="Times New Roman"/>
          <w:b/>
          <w:bCs/>
          <w:noProof/>
        </w:rPr>
        <w:drawing>
          <wp:inline distT="0" distB="0" distL="0" distR="0" wp14:anchorId="069175CC" wp14:editId="0F667EC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52F65C" w14:textId="5503B451" w:rsidR="00DE3441" w:rsidRDefault="003E2AB0" w:rsidP="003F3823">
      <w:pPr>
        <w:rPr>
          <w:rFonts w:ascii="Times New Roman" w:hAnsi="Times New Roman" w:cs="Times New Roman"/>
        </w:rPr>
      </w:pPr>
      <w:commentRangeStart w:id="67"/>
      <w:r>
        <w:rPr>
          <w:rFonts w:ascii="Times New Roman" w:hAnsi="Times New Roman" w:cs="Times New Roman"/>
        </w:rPr>
        <w:t>Figure</w:t>
      </w:r>
      <w:commentRangeEnd w:id="67"/>
      <w:r w:rsidR="003C676D">
        <w:rPr>
          <w:rStyle w:val="CommentReference"/>
        </w:rPr>
        <w:commentReference w:id="67"/>
      </w:r>
      <w:r w:rsidR="00940513">
        <w:rPr>
          <w:rFonts w:ascii="Times New Roman" w:hAnsi="Times New Roman" w:cs="Times New Roman"/>
        </w:rPr>
        <w:t xml:space="preserve"> 1</w:t>
      </w:r>
      <w:r>
        <w:rPr>
          <w:rFonts w:ascii="Times New Roman" w:hAnsi="Times New Roman" w:cs="Times New Roman"/>
        </w:rPr>
        <w:t>: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62435A5" w:rsidR="0073338A" w:rsidRDefault="0073338A" w:rsidP="003F3823">
      <w:pPr>
        <w:rPr>
          <w:rFonts w:ascii="Times New Roman" w:hAnsi="Times New Roman" w:cs="Times New Roman"/>
        </w:rPr>
      </w:pPr>
    </w:p>
    <w:p w14:paraId="13A83636" w14:textId="41C51B3F" w:rsidR="00DE3441" w:rsidRDefault="00DE3441" w:rsidP="003F3823">
      <w:pPr>
        <w:rPr>
          <w:rFonts w:ascii="Times New Roman" w:hAnsi="Times New Roman" w:cs="Times New Roman"/>
        </w:rPr>
      </w:pPr>
    </w:p>
    <w:p w14:paraId="41B3226B" w14:textId="3C199194" w:rsidR="00DE3441" w:rsidRDefault="002A171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3BF2BA3A" wp14:editId="362059D6">
            <wp:extent cx="5943600" cy="6753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6753860"/>
                    </a:xfrm>
                    <a:prstGeom prst="rect">
                      <a:avLst/>
                    </a:prstGeom>
                  </pic:spPr>
                </pic:pic>
              </a:graphicData>
            </a:graphic>
          </wp:inline>
        </w:drawing>
      </w:r>
    </w:p>
    <w:p w14:paraId="5807BC5A" w14:textId="0A297C18" w:rsidR="00DE3441" w:rsidRDefault="00DE3441" w:rsidP="003F3823">
      <w:pPr>
        <w:rPr>
          <w:rFonts w:ascii="Times New Roman" w:hAnsi="Times New Roman" w:cs="Times New Roman"/>
        </w:rPr>
      </w:pPr>
      <w:commentRangeStart w:id="68"/>
      <w:r>
        <w:rPr>
          <w:rFonts w:ascii="Times New Roman" w:hAnsi="Times New Roman" w:cs="Times New Roman"/>
        </w:rPr>
        <w:lastRenderedPageBreak/>
        <w:t>Figure</w:t>
      </w:r>
      <w:commentRangeEnd w:id="68"/>
      <w:r w:rsidR="009523CC">
        <w:rPr>
          <w:rStyle w:val="CommentReference"/>
        </w:rPr>
        <w:commentReference w:id="68"/>
      </w:r>
      <w:r w:rsidR="00940513">
        <w:rPr>
          <w:rFonts w:ascii="Times New Roman" w:hAnsi="Times New Roman" w:cs="Times New Roman"/>
        </w:rPr>
        <w:t>2</w:t>
      </w:r>
      <w:r>
        <w:rPr>
          <w:rFonts w:ascii="Times New Roman" w:hAnsi="Times New Roman" w:cs="Times New Roman"/>
        </w:rPr>
        <w:t>:</w:t>
      </w:r>
      <w:r w:rsidR="00BE3389">
        <w:rPr>
          <w:rFonts w:ascii="Times New Roman" w:hAnsi="Times New Roman" w:cs="Times New Roman"/>
        </w:rPr>
        <w:t xml:space="preserve"> </w:t>
      </w:r>
      <w:commentRangeStart w:id="69"/>
      <w:r w:rsidR="00F8078A">
        <w:rPr>
          <w:rFonts w:ascii="Times New Roman" w:hAnsi="Times New Roman" w:cs="Times New Roman"/>
        </w:rPr>
        <w:t>Larger</w:t>
      </w:r>
      <w:commentRangeEnd w:id="69"/>
      <w:r w:rsidR="009F4964">
        <w:rPr>
          <w:rStyle w:val="CommentReference"/>
        </w:rPr>
        <w:commentReference w:id="69"/>
      </w:r>
      <w:r w:rsidR="00F8078A">
        <w:rPr>
          <w:rFonts w:ascii="Times New Roman" w:hAnsi="Times New Roman" w:cs="Times New Roman"/>
        </w:rPr>
        <w:t xml:space="preserve">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2A1711">
        <w:rPr>
          <w:rFonts w:ascii="Times New Roman" w:hAnsi="Times New Roman" w:cs="Times New Roman"/>
          <w:noProof/>
        </w:rPr>
        <w:drawing>
          <wp:inline distT="0" distB="0" distL="0" distR="0" wp14:anchorId="1C2B74BF" wp14:editId="4CB14E36">
            <wp:extent cx="5943600" cy="3703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6F0DA7EC"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40513">
        <w:rPr>
          <w:rFonts w:ascii="Times New Roman" w:hAnsi="Times New Roman" w:cs="Times New Roman"/>
          <w:noProof/>
        </w:rPr>
        <w:drawing>
          <wp:inline distT="0" distB="0" distL="0" distR="0" wp14:anchorId="79F00616" wp14:editId="4D9E4A58">
            <wp:extent cx="5943600" cy="433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p>
    <w:p w14:paraId="615B22E2" w14:textId="4A2DE1E9" w:rsidR="00746B5A" w:rsidRDefault="00746B5A" w:rsidP="00746B5A">
      <w:pPr>
        <w:rPr>
          <w:rFonts w:ascii="Times New Roman" w:hAnsi="Times New Roman" w:cs="Times New Roman"/>
        </w:rPr>
      </w:pPr>
    </w:p>
    <w:p w14:paraId="005612D8" w14:textId="7955341E"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3</w:t>
      </w:r>
      <w:r>
        <w:rPr>
          <w:rFonts w:ascii="Times New Roman" w:hAnsi="Times New Roman" w:cs="Times New Roman"/>
        </w:rPr>
        <w:t xml:space="preserve">: Web-using traits increase the relative size of prey compared to predators (smaller ratios </w:t>
      </w:r>
      <w:r w:rsidR="00D1723E">
        <w:rPr>
          <w:rFonts w:ascii="Times New Roman" w:hAnsi="Times New Roman" w:cs="Times New Roman"/>
        </w:rPr>
        <w:t>mean</w:t>
      </w:r>
      <w:r>
        <w:rPr>
          <w:rFonts w:ascii="Times New Roman" w:hAnsi="Times New Roman" w:cs="Times New Roman"/>
        </w:rPr>
        <w:t xml:space="preserve"> larger prey</w:t>
      </w:r>
      <w:r w:rsidR="00D1723E">
        <w:rPr>
          <w:rFonts w:ascii="Times New Roman" w:hAnsi="Times New Roman" w:cs="Times New Roman"/>
        </w:rPr>
        <w:t xml:space="preserve"> relative to predator individuals</w:t>
      </w:r>
      <w:r>
        <w:rPr>
          <w:rFonts w:ascii="Times New Roman" w:hAnsi="Times New Roman" w:cs="Times New Roman"/>
        </w:rPr>
        <w:t>). Predators with web-using traits can relax traits related to gape limitation to access larger prey (p-value = 0.05, β = 1.25). The y-axis is presented with absolute values but displayed on a log</w:t>
      </w:r>
      <w:r w:rsidRPr="007711B2">
        <w:rPr>
          <w:rFonts w:ascii="Times New Roman" w:hAnsi="Times New Roman" w:cs="Times New Roman"/>
          <w:vertAlign w:val="subscript"/>
        </w:rPr>
        <w:t>10</w:t>
      </w:r>
      <w:r>
        <w:rPr>
          <w:rFonts w:ascii="Times New Roman" w:hAnsi="Times New Roman" w:cs="Times New Roman"/>
        </w:rPr>
        <w:t>-transformed scale to demonstrate spread in the data. The dashed line indicates the 1:1 ratio where predators and prey are the same size</w:t>
      </w:r>
      <w:r w:rsidR="00D05875">
        <w:rPr>
          <w:rFonts w:ascii="Times New Roman" w:hAnsi="Times New Roman" w:cs="Times New Roman"/>
        </w:rPr>
        <w:t xml:space="preserve">; any interaction below this line indicates prey items that are larger than predator individuals. </w:t>
      </w:r>
      <w:r>
        <w:rPr>
          <w:rFonts w:ascii="Times New Roman" w:hAnsi="Times New Roman" w:cs="Times New Roman"/>
        </w:rPr>
        <w:t xml:space="preserve">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1A24AD7C" w14:textId="0C202426" w:rsidR="006C0431" w:rsidRDefault="006C0431" w:rsidP="00746B5A">
      <w:pPr>
        <w:rPr>
          <w:rFonts w:ascii="Times New Roman" w:hAnsi="Times New Roman" w:cs="Times New Roman"/>
        </w:rPr>
      </w:pPr>
    </w:p>
    <w:p w14:paraId="48177ED3" w14:textId="5E69E53D" w:rsidR="006C0431" w:rsidRDefault="004E264D" w:rsidP="00746B5A">
      <w:pPr>
        <w:rPr>
          <w:rFonts w:ascii="Times New Roman" w:hAnsi="Times New Roman" w:cs="Times New Roman"/>
        </w:rPr>
      </w:pPr>
      <w:r>
        <w:rPr>
          <w:rFonts w:ascii="Times New Roman" w:hAnsi="Times New Roman" w:cs="Times New Roman"/>
          <w:noProof/>
        </w:rPr>
        <w:lastRenderedPageBreak/>
        <w:drawing>
          <wp:inline distT="0" distB="0" distL="0" distR="0" wp14:anchorId="1F8C48C7" wp14:editId="10D114A3">
            <wp:extent cx="5943600" cy="3689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09DF8A51" w14:textId="0DA797F8" w:rsidR="006C0431" w:rsidRDefault="006C0431" w:rsidP="00746B5A">
      <w:pPr>
        <w:rPr>
          <w:rFonts w:ascii="Times New Roman" w:hAnsi="Times New Roman" w:cs="Times New Roman"/>
        </w:rPr>
      </w:pPr>
    </w:p>
    <w:p w14:paraId="64C88BC8" w14:textId="4D6CE624" w:rsidR="006C0431" w:rsidRDefault="006C0431" w:rsidP="00746B5A">
      <w:pPr>
        <w:rPr>
          <w:rFonts w:ascii="Times New Roman" w:hAnsi="Times New Roman" w:cs="Times New Roman"/>
        </w:rPr>
      </w:pPr>
    </w:p>
    <w:p w14:paraId="3F0FEBB5" w14:textId="72F68A58" w:rsidR="006C0431" w:rsidRDefault="006C0431"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4</w:t>
      </w:r>
      <w:r>
        <w:rPr>
          <w:rFonts w:ascii="Times New Roman" w:hAnsi="Times New Roman" w:cs="Times New Roman"/>
        </w:rPr>
        <w:t xml:space="preserve">: </w:t>
      </w:r>
      <w:r w:rsidR="00940513">
        <w:rPr>
          <w:rFonts w:ascii="Times New Roman" w:hAnsi="Times New Roman" w:cs="Times New Roman"/>
        </w:rPr>
        <w:t>Predators in a shared environment partition resources by predator species, not by predator body size (CCA analysis R</w:t>
      </w:r>
      <w:r w:rsidR="00940513" w:rsidRPr="00940513">
        <w:rPr>
          <w:rFonts w:ascii="Times New Roman" w:hAnsi="Times New Roman" w:cs="Times New Roman"/>
          <w:vertAlign w:val="superscript"/>
        </w:rPr>
        <w:t>2</w:t>
      </w:r>
      <w:r w:rsidR="00940513">
        <w:rPr>
          <w:rFonts w:ascii="Times New Roman" w:hAnsi="Times New Roman" w:cs="Times New Roman"/>
        </w:rPr>
        <w:t xml:space="preserve"> = 0.10, p-value &lt; 0.001, Supplementary Figures). </w:t>
      </w:r>
      <w:r>
        <w:rPr>
          <w:rFonts w:ascii="Times New Roman" w:hAnsi="Times New Roman" w:cs="Times New Roman"/>
        </w:rPr>
        <w:t xml:space="preserve">The top bars </w:t>
      </w:r>
      <w:r w:rsidR="00940513">
        <w:rPr>
          <w:rFonts w:ascii="Times New Roman" w:hAnsi="Times New Roman" w:cs="Times New Roman"/>
        </w:rPr>
        <w:t xml:space="preserve">depict predators and are scaled </w:t>
      </w:r>
      <w:r>
        <w:rPr>
          <w:rFonts w:ascii="Times New Roman" w:hAnsi="Times New Roman" w:cs="Times New Roman"/>
        </w:rPr>
        <w:t xml:space="preserve">by abundance </w:t>
      </w:r>
      <w:r w:rsidR="00940513">
        <w:rPr>
          <w:rFonts w:ascii="Times New Roman" w:hAnsi="Times New Roman" w:cs="Times New Roman"/>
        </w:rPr>
        <w:t>of that predator species within the analysis (wider bar = more abundant). T</w:t>
      </w:r>
      <w:r>
        <w:rPr>
          <w:rFonts w:ascii="Times New Roman" w:hAnsi="Times New Roman" w:cs="Times New Roman"/>
        </w:rPr>
        <w:t xml:space="preserve">he bottom bars </w:t>
      </w:r>
      <w:r w:rsidR="00940513">
        <w:rPr>
          <w:rFonts w:ascii="Times New Roman" w:hAnsi="Times New Roman" w:cs="Times New Roman"/>
        </w:rPr>
        <w:t xml:space="preserve">depicting prey are </w:t>
      </w:r>
      <w:r>
        <w:rPr>
          <w:rFonts w:ascii="Times New Roman" w:hAnsi="Times New Roman" w:cs="Times New Roman"/>
        </w:rPr>
        <w:t>scaled by the frequency of th</w:t>
      </w:r>
      <w:r w:rsidR="00940513">
        <w:rPr>
          <w:rFonts w:ascii="Times New Roman" w:hAnsi="Times New Roman" w:cs="Times New Roman"/>
        </w:rPr>
        <w:t>at prey in an interaction with a predator individual (wider bar = more frequently consumed across predator individuals).</w:t>
      </w:r>
      <w:r>
        <w:rPr>
          <w:rFonts w:ascii="Times New Roman" w:hAnsi="Times New Roman" w:cs="Times New Roman"/>
        </w:rPr>
        <w:t xml:space="preserve"> Each prey </w:t>
      </w:r>
      <w:r w:rsidR="00940513">
        <w:rPr>
          <w:rFonts w:ascii="Times New Roman" w:hAnsi="Times New Roman" w:cs="Times New Roman"/>
        </w:rPr>
        <w:t>family</w:t>
      </w:r>
      <w:r>
        <w:rPr>
          <w:rFonts w:ascii="Times New Roman" w:hAnsi="Times New Roman" w:cs="Times New Roman"/>
        </w:rPr>
        <w:t xml:space="preserve"> is identified by a number with the order or subclass (for Collembola) </w:t>
      </w:r>
      <w:r w:rsidR="005B0CAE">
        <w:rPr>
          <w:rFonts w:ascii="Times New Roman" w:hAnsi="Times New Roman" w:cs="Times New Roman"/>
        </w:rPr>
        <w:t>indicated</w:t>
      </w:r>
      <w:r>
        <w:rPr>
          <w:rFonts w:ascii="Times New Roman" w:hAnsi="Times New Roman" w:cs="Times New Roman"/>
        </w:rPr>
        <w:t xml:space="preserve"> in the legend. The particular prey families are </w:t>
      </w:r>
      <w:r w:rsidR="00F426E2">
        <w:rPr>
          <w:rFonts w:ascii="Times New Roman" w:hAnsi="Times New Roman" w:cs="Times New Roman"/>
        </w:rPr>
        <w:t xml:space="preserve">included in an alternative version of this figure in the </w:t>
      </w:r>
      <w:commentRangeStart w:id="70"/>
      <w:r w:rsidR="00F426E2">
        <w:rPr>
          <w:rFonts w:ascii="Times New Roman" w:hAnsi="Times New Roman" w:cs="Times New Roman"/>
        </w:rPr>
        <w:t>supplement</w:t>
      </w:r>
      <w:commentRangeEnd w:id="70"/>
      <w:r w:rsidR="009F4964">
        <w:rPr>
          <w:rStyle w:val="CommentReference"/>
        </w:rPr>
        <w:commentReference w:id="70"/>
      </w:r>
      <w:r w:rsidR="00F426E2">
        <w:rPr>
          <w:rFonts w:ascii="Times New Roman" w:hAnsi="Times New Roman" w:cs="Times New Roman"/>
        </w:rPr>
        <w:t xml:space="preserve">. </w:t>
      </w: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1CC1D25C" w14:textId="77777777" w:rsidR="00B80A3F" w:rsidRDefault="00B80A3F" w:rsidP="003F3823">
      <w:pPr>
        <w:rPr>
          <w:rFonts w:ascii="Times New Roman" w:hAnsi="Times New Roman" w:cs="Times New Roman"/>
        </w:rPr>
      </w:pPr>
    </w:p>
    <w:p w14:paraId="1F702595" w14:textId="0D477983" w:rsidR="003E2AB0" w:rsidRDefault="003E2AB0" w:rsidP="003F3823">
      <w:pPr>
        <w:rPr>
          <w:rFonts w:ascii="Times New Roman" w:hAnsi="Times New Roman" w:cs="Times New Roman"/>
        </w:rPr>
      </w:pPr>
    </w:p>
    <w:p w14:paraId="30D861BC" w14:textId="77777777" w:rsidR="00BD3DFE" w:rsidRDefault="00BD3DFE" w:rsidP="003F3823">
      <w:pPr>
        <w:rPr>
          <w:rFonts w:ascii="Times New Roman" w:hAnsi="Times New Roman" w:cs="Times New Roman"/>
        </w:rPr>
      </w:pPr>
    </w:p>
    <w:p w14:paraId="2687507A" w14:textId="3027147D" w:rsidR="002A0B84" w:rsidRDefault="002A0B84"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2-09T10:14:00Z" w:initials="AMK">
    <w:p w14:paraId="0806792F" w14:textId="3F14A05A" w:rsidR="00A24350" w:rsidRDefault="00A24350">
      <w:pPr>
        <w:pStyle w:val="CommentText"/>
      </w:pPr>
      <w:r>
        <w:rPr>
          <w:rStyle w:val="CommentReference"/>
        </w:rPr>
        <w:annotationRef/>
      </w:r>
      <w:r>
        <w:t>I would like to also include people who worked in the lab for this project and I also do not remember the name of one person who worked with us briefly in the field (from USGS) in 2016 who I would invite as well!</w:t>
      </w:r>
    </w:p>
  </w:comment>
  <w:comment w:id="1" w:author="Preston,Dan" w:date="2021-02-19T12:38:00Z" w:initials="P">
    <w:p w14:paraId="5090322A" w14:textId="7D2C6714" w:rsidR="002E577E" w:rsidRDefault="002E577E">
      <w:pPr>
        <w:pStyle w:val="CommentText"/>
      </w:pPr>
      <w:r>
        <w:rPr>
          <w:rStyle w:val="CommentReference"/>
        </w:rPr>
        <w:annotationRef/>
      </w:r>
      <w:r>
        <w:t>Consider this sort of alternative sentence:</w:t>
      </w:r>
    </w:p>
    <w:p w14:paraId="4B2E9491" w14:textId="77777777" w:rsidR="002E577E" w:rsidRDefault="002E577E">
      <w:pPr>
        <w:pStyle w:val="CommentText"/>
      </w:pPr>
    </w:p>
    <w:p w14:paraId="7C096C2E" w14:textId="3C4796EA" w:rsidR="002E577E" w:rsidRDefault="002E577E">
      <w:pPr>
        <w:pStyle w:val="CommentText"/>
      </w:pPr>
      <w:r>
        <w:t xml:space="preserve">“However, applying a traits-based approach is challenging for most invertebrate taxa because predator-prey interactions are difficult or impossible to observe directly with traditional approaches.” </w:t>
      </w:r>
    </w:p>
  </w:comment>
  <w:comment w:id="3" w:author="Preston,Dan" w:date="2021-02-19T12:44:00Z" w:initials="P">
    <w:p w14:paraId="32DA000A" w14:textId="6052C957" w:rsidR="0082196D" w:rsidRDefault="0082196D">
      <w:pPr>
        <w:pStyle w:val="CommentText"/>
      </w:pPr>
      <w:r>
        <w:rPr>
          <w:rStyle w:val="CommentReference"/>
        </w:rPr>
        <w:annotationRef/>
      </w:r>
      <w:r>
        <w:t>Slightly confused here – does the prior sentence not imply that predator size was important?</w:t>
      </w:r>
    </w:p>
  </w:comment>
  <w:comment w:id="11" w:author="Ana Miller-Ter Kuile" w:date="2021-02-08T14:13:00Z" w:initials="AMK">
    <w:p w14:paraId="44378421" w14:textId="5CC36818" w:rsidR="00341F31" w:rsidRDefault="00341F31">
      <w:pPr>
        <w:pStyle w:val="CommentText"/>
      </w:pPr>
      <w:r>
        <w:rPr>
          <w:rStyle w:val="CommentReference"/>
        </w:rPr>
        <w:annotationRef/>
      </w:r>
      <w:r>
        <w:t xml:space="preserve">What structures predator prey interactions? Is it body size, is it species, is it </w:t>
      </w:r>
      <w:r w:rsidR="00E86C69">
        <w:t xml:space="preserve">a combo? </w:t>
      </w:r>
    </w:p>
    <w:p w14:paraId="4F7D3BC2" w14:textId="126A4F8E" w:rsidR="00E86C69" w:rsidRDefault="00E86C69">
      <w:pPr>
        <w:pStyle w:val="CommentText"/>
      </w:pPr>
    </w:p>
    <w:p w14:paraId="137AB868" w14:textId="7B230D5E" w:rsidR="00E86C69" w:rsidRDefault="00E86C69">
      <w:pPr>
        <w:pStyle w:val="CommentText"/>
      </w:pPr>
      <w:r>
        <w:t xml:space="preserve">While we know this for some environments, </w:t>
      </w:r>
      <w:r>
        <w:rPr>
          <w:rFonts w:ascii="Helvetica" w:hAnsi="Helvetica" w:cs="Helvetica"/>
        </w:rPr>
        <w:t>we need to empirically validate it and that validation has been logistically impractical/ impossible for groups like small inverts. Since they are 50% animal biomass, most of animal diversity, and integral to every terrestrial food web, this is a huge gap and hinders our ability to trust our theory-based predictions</w:t>
      </w:r>
    </w:p>
    <w:p w14:paraId="1B320C50" w14:textId="7E408EEB" w:rsidR="00341F31" w:rsidRDefault="00341F31">
      <w:pPr>
        <w:pStyle w:val="CommentText"/>
      </w:pPr>
    </w:p>
    <w:p w14:paraId="0DB7BB25" w14:textId="5C9331F6" w:rsidR="00E86C69" w:rsidRDefault="00E86C69">
      <w:pPr>
        <w:pStyle w:val="CommentText"/>
      </w:pPr>
      <w:r>
        <w:rPr>
          <w:rFonts w:ascii="Helvetica" w:hAnsi="Helvetica" w:cs="Helvetica"/>
        </w:rPr>
        <w:t>Up until now! Ta da metabarcoding we can solve this gap (thanks Devyn)</w:t>
      </w:r>
    </w:p>
    <w:p w14:paraId="50850A46" w14:textId="20D4B50A" w:rsidR="00341F31" w:rsidRDefault="00341F31">
      <w:pPr>
        <w:pStyle w:val="CommentText"/>
      </w:pPr>
    </w:p>
  </w:comment>
  <w:comment w:id="12" w:author="Preston,Dan" w:date="2021-02-19T12:51:00Z" w:initials="P">
    <w:p w14:paraId="22BD0D3B" w14:textId="6956EEEE" w:rsidR="00630FFA" w:rsidRDefault="00630FFA">
      <w:pPr>
        <w:pStyle w:val="CommentText"/>
      </w:pPr>
      <w:r>
        <w:rPr>
          <w:rStyle w:val="CommentReference"/>
        </w:rPr>
        <w:annotationRef/>
      </w:r>
      <w:r>
        <w:t>Could probably cut this sentence (redundant with ending)</w:t>
      </w:r>
    </w:p>
  </w:comment>
  <w:comment w:id="15" w:author="Preston,Dan" w:date="2021-02-19T12:52:00Z" w:initials="P">
    <w:p w14:paraId="47191E44" w14:textId="174D96DD" w:rsidR="00630FFA" w:rsidRDefault="00630FFA">
      <w:pPr>
        <w:pStyle w:val="CommentText"/>
      </w:pPr>
      <w:r>
        <w:rPr>
          <w:rStyle w:val="CommentReference"/>
        </w:rPr>
        <w:annotationRef/>
      </w:r>
      <w:r>
        <w:t>Great opening paragraph</w:t>
      </w:r>
    </w:p>
  </w:comment>
  <w:comment w:id="20" w:author="Preston,Dan" w:date="2021-02-19T12:56:00Z" w:initials="P">
    <w:p w14:paraId="4AE9BBE7" w14:textId="63E18D01" w:rsidR="00630FFA" w:rsidRDefault="00630FFA">
      <w:pPr>
        <w:pStyle w:val="CommentText"/>
      </w:pPr>
      <w:r>
        <w:rPr>
          <w:rStyle w:val="CommentReference"/>
        </w:rPr>
        <w:annotationRef/>
      </w:r>
      <w:r>
        <w:t>Would probably draw this out as a follow-up sentence</w:t>
      </w:r>
    </w:p>
  </w:comment>
  <w:comment w:id="21" w:author="Preston,Dan" w:date="2021-02-19T12:59:00Z" w:initials="P">
    <w:p w14:paraId="0ABDCFB5" w14:textId="77777777" w:rsidR="00630FFA" w:rsidRDefault="00630FFA">
      <w:pPr>
        <w:pStyle w:val="CommentText"/>
      </w:pPr>
      <w:r>
        <w:rPr>
          <w:rStyle w:val="CommentReference"/>
        </w:rPr>
        <w:annotationRef/>
      </w:r>
      <w:proofErr w:type="gramStart"/>
      <w:r>
        <w:t>Also</w:t>
      </w:r>
      <w:proofErr w:type="gramEnd"/>
      <w:r>
        <w:t xml:space="preserve"> metabolic scaling relationships are often used to infer trophic interactions in food webs</w:t>
      </w:r>
    </w:p>
    <w:p w14:paraId="65326629" w14:textId="77777777" w:rsidR="007F609B" w:rsidRDefault="007F609B">
      <w:pPr>
        <w:pStyle w:val="CommentText"/>
      </w:pPr>
    </w:p>
    <w:p w14:paraId="5EEB5D77" w14:textId="28140489" w:rsidR="007F609B" w:rsidRDefault="007F609B">
      <w:pPr>
        <w:pStyle w:val="CommentText"/>
      </w:pPr>
      <w:r>
        <w:t>Could also make the point that much of our data on these small predators comes from lab studies, which may diverge from trophic interactions in nature</w:t>
      </w:r>
    </w:p>
  </w:comment>
  <w:comment w:id="22" w:author="Preston,Dan" w:date="2021-02-19T13:01:00Z" w:initials="P">
    <w:p w14:paraId="22FED469" w14:textId="1D9E4343" w:rsidR="007F609B" w:rsidRDefault="007F609B">
      <w:pPr>
        <w:pStyle w:val="CommentText"/>
      </w:pPr>
      <w:r>
        <w:rPr>
          <w:rStyle w:val="CommentReference"/>
        </w:rPr>
        <w:annotationRef/>
      </w:r>
      <w:proofErr w:type="gramStart"/>
      <w:r>
        <w:t>Also</w:t>
      </w:r>
      <w:proofErr w:type="gramEnd"/>
      <w:r>
        <w:t xml:space="preserve"> perhaps taxonomic biases are introduced into our food webs (e.g., large predators have well resolved diets, while small predators do not). </w:t>
      </w:r>
    </w:p>
  </w:comment>
  <w:comment w:id="23" w:author="Preston,Dan" w:date="2021-02-19T13:04:00Z" w:initials="P">
    <w:p w14:paraId="5B871DCE" w14:textId="6A1479D9" w:rsidR="007F609B" w:rsidRDefault="007F609B">
      <w:pPr>
        <w:pStyle w:val="CommentText"/>
      </w:pPr>
      <w:r>
        <w:rPr>
          <w:rStyle w:val="CommentReference"/>
        </w:rPr>
        <w:annotationRef/>
      </w:r>
      <w:r>
        <w:t>Great points. I could see this as a separate paragraph</w:t>
      </w:r>
    </w:p>
  </w:comment>
  <w:comment w:id="25" w:author="Preston,Dan" w:date="2021-02-19T13:06:00Z" w:initials="P">
    <w:p w14:paraId="6B0559B5" w14:textId="688F016E" w:rsidR="007F609B" w:rsidRDefault="007F609B">
      <w:pPr>
        <w:pStyle w:val="CommentText"/>
      </w:pPr>
      <w:r>
        <w:rPr>
          <w:rStyle w:val="CommentReference"/>
        </w:rPr>
        <w:annotationRef/>
      </w:r>
      <w:r>
        <w:t>Consider whether predictions/hypotheses could be integrated here</w:t>
      </w:r>
    </w:p>
  </w:comment>
  <w:comment w:id="26" w:author="Preston,Dan" w:date="2021-02-19T13:06:00Z" w:initials="P">
    <w:p w14:paraId="5136D351" w14:textId="7259F760" w:rsidR="007F609B" w:rsidRDefault="007F609B">
      <w:pPr>
        <w:pStyle w:val="CommentText"/>
      </w:pPr>
      <w:r>
        <w:rPr>
          <w:rStyle w:val="CommentReference"/>
        </w:rPr>
        <w:annotationRef/>
      </w:r>
      <w:r>
        <w:t>This last sentence isn’t needed IMO</w:t>
      </w:r>
    </w:p>
  </w:comment>
  <w:comment w:id="30" w:author="Preston,Dan" w:date="2021-02-19T13:07:00Z" w:initials="P">
    <w:p w14:paraId="5BA96560" w14:textId="3A757A5D" w:rsidR="007F609B" w:rsidRDefault="007F609B">
      <w:pPr>
        <w:pStyle w:val="CommentText"/>
      </w:pPr>
      <w:r>
        <w:rPr>
          <w:rStyle w:val="CommentReference"/>
        </w:rPr>
        <w:annotationRef/>
      </w:r>
      <w:r>
        <w:t xml:space="preserve">Needs a few more details: timing of sampling, number of replicate samples, how they were distributed across habitat types, </w:t>
      </w:r>
      <w:proofErr w:type="spellStart"/>
      <w:r>
        <w:t>etc</w:t>
      </w:r>
      <w:proofErr w:type="spellEnd"/>
    </w:p>
  </w:comment>
  <w:comment w:id="31" w:author="Preston,Dan" w:date="2021-02-19T13:11:00Z" w:initials="P">
    <w:p w14:paraId="47E419FA" w14:textId="2EDF383C" w:rsidR="007F609B" w:rsidRDefault="007F609B">
      <w:pPr>
        <w:pStyle w:val="CommentText"/>
      </w:pPr>
      <w:r>
        <w:rPr>
          <w:rStyle w:val="CommentReference"/>
        </w:rPr>
        <w:annotationRef/>
      </w:r>
      <w:r>
        <w:t>How was this done?</w:t>
      </w:r>
    </w:p>
  </w:comment>
  <w:comment w:id="36" w:author="Preston,Dan" w:date="2021-02-19T13:13:00Z" w:initials="P">
    <w:p w14:paraId="0A36C290" w14:textId="1E33F202" w:rsidR="004939F4" w:rsidRDefault="004939F4">
      <w:pPr>
        <w:pStyle w:val="CommentText"/>
      </w:pPr>
      <w:r>
        <w:rPr>
          <w:rStyle w:val="CommentReference"/>
        </w:rPr>
        <w:annotationRef/>
      </w:r>
      <w:r>
        <w:t>From the same individual, like a positive control? A bit unclear to me what the variation is</w:t>
      </w:r>
    </w:p>
  </w:comment>
  <w:comment w:id="37" w:author="Preston,Dan" w:date="2021-02-19T13:14:00Z" w:initials="P">
    <w:p w14:paraId="49D7F7D7" w14:textId="58C1D812" w:rsidR="004939F4" w:rsidRDefault="004939F4">
      <w:pPr>
        <w:pStyle w:val="CommentText"/>
      </w:pPr>
      <w:r>
        <w:rPr>
          <w:rStyle w:val="CommentReference"/>
        </w:rPr>
        <w:annotationRef/>
      </w:r>
      <w:r>
        <w:t>Maybe consider one general overview sentence that summarizes your approach at the start of this paragraph</w:t>
      </w:r>
    </w:p>
  </w:comment>
  <w:comment w:id="38" w:author="Preston,Dan" w:date="2021-02-19T13:15:00Z" w:initials="P">
    <w:p w14:paraId="1F8B1EFB" w14:textId="38764E00" w:rsidR="004939F4" w:rsidRDefault="004939F4">
      <w:pPr>
        <w:pStyle w:val="CommentText"/>
      </w:pPr>
      <w:r>
        <w:rPr>
          <w:rStyle w:val="CommentReference"/>
        </w:rPr>
        <w:annotationRef/>
      </w:r>
      <w:r>
        <w:t>You may get reviewer comments about the consequences of this approach for your results. Could be good to hedge those comments with some text up here (e.g., “While this approach XYZ… the advantages are XYZ”)</w:t>
      </w:r>
    </w:p>
  </w:comment>
  <w:comment w:id="43" w:author="Preston,Dan" w:date="2021-02-19T13:22:00Z" w:initials="P">
    <w:p w14:paraId="74FD29FF" w14:textId="77777777" w:rsidR="00D51EB5" w:rsidRDefault="00D51EB5">
      <w:pPr>
        <w:pStyle w:val="CommentText"/>
      </w:pPr>
      <w:r>
        <w:rPr>
          <w:rStyle w:val="CommentReference"/>
        </w:rPr>
        <w:annotationRef/>
      </w:r>
      <w:r>
        <w:t>Might be good to add details on this in your initial description of the sampling scheme</w:t>
      </w:r>
    </w:p>
    <w:p w14:paraId="707111DE" w14:textId="77777777" w:rsidR="00D51EB5" w:rsidRDefault="00D51EB5">
      <w:pPr>
        <w:pStyle w:val="CommentText"/>
      </w:pPr>
    </w:p>
    <w:p w14:paraId="478EEDFE" w14:textId="0EED2960" w:rsidR="00D51EB5" w:rsidRDefault="00D51EB5">
      <w:pPr>
        <w:pStyle w:val="CommentText"/>
      </w:pPr>
      <w:r>
        <w:t>Could this analysis be replicated on other collection sites? If not, why? Needs some more rational for why this one collection site when presumably you had several others</w:t>
      </w:r>
    </w:p>
  </w:comment>
  <w:comment w:id="44" w:author="Preston,Dan" w:date="2021-02-19T13:23:00Z" w:initials="P">
    <w:p w14:paraId="4BB62F31" w14:textId="77777777" w:rsidR="00D51EB5" w:rsidRDefault="00D51EB5">
      <w:pPr>
        <w:pStyle w:val="CommentText"/>
      </w:pPr>
      <w:r>
        <w:rPr>
          <w:rStyle w:val="CommentReference"/>
        </w:rPr>
        <w:annotationRef/>
      </w:r>
      <w:r>
        <w:t xml:space="preserve">That is cool. Is there any opportunity to do </w:t>
      </w:r>
      <w:proofErr w:type="spellStart"/>
      <w:r>
        <w:t>anthing</w:t>
      </w:r>
      <w:proofErr w:type="spellEnd"/>
      <w:r>
        <w:t xml:space="preserve"> with the other hunting traits you mentioned above?</w:t>
      </w:r>
    </w:p>
    <w:p w14:paraId="758A6D38" w14:textId="77777777" w:rsidR="00D51EB5" w:rsidRDefault="00D51EB5">
      <w:pPr>
        <w:pStyle w:val="CommentText"/>
      </w:pPr>
    </w:p>
    <w:p w14:paraId="1196C7F4" w14:textId="293722AE" w:rsidR="00D51EB5" w:rsidRPr="00D51EB5" w:rsidRDefault="00D51EB5" w:rsidP="00D51EB5">
      <w:pPr>
        <w:rPr>
          <w:rFonts w:ascii="Times New Roman" w:hAnsi="Times New Roman" w:cs="Times New Roman"/>
          <w:bCs/>
        </w:rPr>
      </w:pPr>
      <w:r>
        <w:t>“</w:t>
      </w:r>
      <w:r>
        <w:rPr>
          <w:rFonts w:ascii="Times New Roman" w:hAnsi="Times New Roman" w:cs="Times New Roman"/>
          <w:bCs/>
        </w:rPr>
        <w:t>These predators employ various hunting tools, including webs, venom, and grasping forearms and employ several different hunting strategies, including web-building, sit-and-wait, and active hunting.</w:t>
      </w:r>
      <w:r>
        <w:rPr>
          <w:rFonts w:ascii="Times New Roman" w:hAnsi="Times New Roman" w:cs="Times New Roman"/>
          <w:bCs/>
        </w:rPr>
        <w:t>”</w:t>
      </w:r>
    </w:p>
  </w:comment>
  <w:comment w:id="45" w:author="Preston,Dan" w:date="2021-02-19T13:24:00Z" w:initials="P">
    <w:p w14:paraId="433A2841" w14:textId="699241A7" w:rsidR="00D51EB5" w:rsidRDefault="00D51EB5">
      <w:pPr>
        <w:pStyle w:val="CommentText"/>
      </w:pPr>
      <w:r>
        <w:rPr>
          <w:rStyle w:val="CommentReference"/>
        </w:rPr>
        <w:annotationRef/>
      </w:r>
      <w:r>
        <w:t>Mention how many models – in your case it’s a low number (sometimes folks get stressed about using this sort of approach when you have tons of models)</w:t>
      </w:r>
    </w:p>
  </w:comment>
  <w:comment w:id="46" w:author="Preston,Dan" w:date="2021-02-19T13:27:00Z" w:initials="P">
    <w:p w14:paraId="1B8478A4" w14:textId="2B91BC12" w:rsidR="003C676D" w:rsidRDefault="003C676D">
      <w:pPr>
        <w:pStyle w:val="CommentText"/>
      </w:pPr>
      <w:r>
        <w:rPr>
          <w:rStyle w:val="CommentReference"/>
        </w:rPr>
        <w:annotationRef/>
      </w:r>
      <w:r>
        <w:t xml:space="preserve">Hard for me to follow all of the acronyms! </w:t>
      </w:r>
    </w:p>
  </w:comment>
  <w:comment w:id="47" w:author="Preston,Dan" w:date="2021-02-19T13:46:00Z" w:initials="P">
    <w:p w14:paraId="7A226BBB" w14:textId="0590B407" w:rsidR="0014660D" w:rsidRDefault="0014660D">
      <w:pPr>
        <w:pStyle w:val="CommentText"/>
      </w:pPr>
      <w:r>
        <w:rPr>
          <w:rStyle w:val="CommentReference"/>
        </w:rPr>
        <w:annotationRef/>
      </w:r>
      <w:r>
        <w:t xml:space="preserve">Seems like you could unpack some more summary information in the first paragraph (e.g., species specific patterns – who at who, </w:t>
      </w:r>
      <w:proofErr w:type="spellStart"/>
      <w:r>
        <w:t>etc</w:t>
      </w:r>
      <w:proofErr w:type="spellEnd"/>
      <w:r>
        <w:t>)</w:t>
      </w:r>
    </w:p>
  </w:comment>
  <w:comment w:id="51" w:author="Preston,Dan" w:date="2021-02-19T13:29:00Z" w:initials="P">
    <w:p w14:paraId="69560F80" w14:textId="55056B9C" w:rsidR="003C676D" w:rsidRDefault="003C676D">
      <w:pPr>
        <w:pStyle w:val="CommentText"/>
      </w:pPr>
      <w:r>
        <w:rPr>
          <w:rStyle w:val="CommentReference"/>
        </w:rPr>
        <w:annotationRef/>
      </w:r>
      <w:r>
        <w:t>Might be worth unpacking this some more</w:t>
      </w:r>
    </w:p>
  </w:comment>
  <w:comment w:id="52" w:author="Preston,Dan" w:date="2021-02-19T13:29:00Z" w:initials="P">
    <w:p w14:paraId="4BFE28CC" w14:textId="1AB957E4" w:rsidR="003C676D" w:rsidRDefault="003C676D">
      <w:pPr>
        <w:pStyle w:val="CommentText"/>
      </w:pPr>
      <w:r>
        <w:rPr>
          <w:rStyle w:val="CommentReference"/>
        </w:rPr>
        <w:annotationRef/>
      </w:r>
      <w:r>
        <w:t>Consider two sentences</w:t>
      </w:r>
    </w:p>
  </w:comment>
  <w:comment w:id="57" w:author="Preston,Dan" w:date="2021-02-19T13:31:00Z" w:initials="P">
    <w:p w14:paraId="231F7600" w14:textId="7D65B416" w:rsidR="003C676D" w:rsidRDefault="003C676D">
      <w:pPr>
        <w:pStyle w:val="CommentText"/>
      </w:pPr>
      <w:r>
        <w:rPr>
          <w:rStyle w:val="CommentReference"/>
        </w:rPr>
        <w:annotationRef/>
      </w:r>
      <w:r>
        <w:t>Flip the order to correspond with previous statement. I think you can expand this to another sentence and minimize parentheses</w:t>
      </w:r>
    </w:p>
  </w:comment>
  <w:comment w:id="59" w:author="Preston,Dan" w:date="2021-02-19T13:39:00Z" w:initials="P">
    <w:p w14:paraId="3383A7FE" w14:textId="17DF5F91" w:rsidR="006F6F72" w:rsidRDefault="006F6F72">
      <w:pPr>
        <w:pStyle w:val="CommentText"/>
      </w:pPr>
      <w:r>
        <w:rPr>
          <w:rStyle w:val="CommentReference"/>
        </w:rPr>
        <w:annotationRef/>
      </w:r>
      <w:r>
        <w:t>This might be great to integrate into your intro more (e.g., complexity of desert invert food webs and prior studies “lumping” taxa)</w:t>
      </w:r>
    </w:p>
  </w:comment>
  <w:comment w:id="60" w:author="Preston,Dan" w:date="2021-02-19T13:35:00Z" w:initials="P">
    <w:p w14:paraId="731D43D8" w14:textId="1C2D1CE6" w:rsidR="006F6F72" w:rsidRDefault="006F6F72">
      <w:pPr>
        <w:pStyle w:val="CommentText"/>
      </w:pPr>
      <w:r>
        <w:rPr>
          <w:rStyle w:val="CommentReference"/>
        </w:rPr>
        <w:annotationRef/>
      </w:r>
      <w:r>
        <w:t>“species-specific relationships” or similar</w:t>
      </w:r>
    </w:p>
  </w:comment>
  <w:comment w:id="61" w:author="Preston,Dan" w:date="2021-02-19T13:36:00Z" w:initials="P">
    <w:p w14:paraId="09BA71A2" w14:textId="28361EEE" w:rsidR="006F6F72" w:rsidRDefault="006F6F72">
      <w:pPr>
        <w:pStyle w:val="CommentText"/>
      </w:pPr>
      <w:r>
        <w:rPr>
          <w:rStyle w:val="CommentReference"/>
        </w:rPr>
        <w:annotationRef/>
      </w:r>
      <w:r>
        <w:t>Still trying to reconcile this result with the one above… what exactly made predator size unimportant in the latter analysis?</w:t>
      </w:r>
    </w:p>
  </w:comment>
  <w:comment w:id="62" w:author="Preston,Dan" w:date="2021-02-19T13:38:00Z" w:initials="P">
    <w:p w14:paraId="3F4D6B46" w14:textId="7BF650B8" w:rsidR="006F6F72" w:rsidRDefault="006F6F72">
      <w:pPr>
        <w:pStyle w:val="CommentText"/>
      </w:pPr>
      <w:r>
        <w:rPr>
          <w:rStyle w:val="CommentReference"/>
        </w:rPr>
        <w:annotationRef/>
      </w:r>
      <w:r>
        <w:t>Could be worth thinking about limitation of species identity (</w:t>
      </w:r>
      <w:proofErr w:type="gramStart"/>
      <w:r>
        <w:t>e.g.</w:t>
      </w:r>
      <w:proofErr w:type="gramEnd"/>
      <w:r>
        <w:t xml:space="preserve"> some traits change within individuals over time – metamorphosis, adult vs juvenile, </w:t>
      </w:r>
      <w:proofErr w:type="spellStart"/>
      <w:r>
        <w:t>etc</w:t>
      </w:r>
      <w:proofErr w:type="spellEnd"/>
      <w:r>
        <w:t>)</w:t>
      </w:r>
    </w:p>
  </w:comment>
  <w:comment w:id="64" w:author="Preston,Dan" w:date="2021-02-19T13:41:00Z" w:initials="P">
    <w:p w14:paraId="6F61FEA3" w14:textId="704C1F74" w:rsidR="006F6F72" w:rsidRDefault="006F6F72">
      <w:pPr>
        <w:pStyle w:val="CommentText"/>
      </w:pPr>
      <w:r>
        <w:rPr>
          <w:rStyle w:val="CommentReference"/>
        </w:rPr>
        <w:annotationRef/>
      </w:r>
      <w:r>
        <w:t>interesting</w:t>
      </w:r>
    </w:p>
  </w:comment>
  <w:comment w:id="65" w:author="Preston,Dan" w:date="2021-02-19T13:43:00Z" w:initials="P">
    <w:p w14:paraId="335F99F4" w14:textId="5C5CF133" w:rsidR="006F6F72" w:rsidRDefault="006F6F72">
      <w:pPr>
        <w:pStyle w:val="CommentText"/>
      </w:pPr>
      <w:r>
        <w:rPr>
          <w:rStyle w:val="CommentReference"/>
        </w:rPr>
        <w:annotationRef/>
      </w:r>
      <w:r>
        <w:t xml:space="preserve">I think you should add in a paragraph on some limitations/caveats/in relation to </w:t>
      </w:r>
      <w:proofErr w:type="spellStart"/>
      <w:r>
        <w:t>future</w:t>
      </w:r>
      <w:proofErr w:type="spellEnd"/>
      <w:r>
        <w:t xml:space="preserve"> directions. </w:t>
      </w:r>
      <w:proofErr w:type="gramStart"/>
      <w:r>
        <w:t>E.g.</w:t>
      </w:r>
      <w:proofErr w:type="gramEnd"/>
      <w:r>
        <w:t xml:space="preserve"> family level prey ID, inability to </w:t>
      </w:r>
      <w:r w:rsidR="0014660D">
        <w:t xml:space="preserve">record data on individual prey sizes, no info on prey counts, </w:t>
      </w:r>
      <w:proofErr w:type="spellStart"/>
      <w:r w:rsidR="0014660D">
        <w:t>etc</w:t>
      </w:r>
      <w:proofErr w:type="spellEnd"/>
      <w:r w:rsidR="0014660D">
        <w:t>… brainstorm which ones a reviewer might bring up and mention those, but in the context of future directions. This is sort of a balancing act between acknowledging some limitations, but not undercutting your study at all (which is impressive)</w:t>
      </w:r>
    </w:p>
  </w:comment>
  <w:comment w:id="66" w:author="Preston,Dan" w:date="2021-02-19T13:45:00Z" w:initials="P">
    <w:p w14:paraId="749E06DE" w14:textId="1EA34F35" w:rsidR="0014660D" w:rsidRDefault="0014660D">
      <w:pPr>
        <w:pStyle w:val="CommentText"/>
      </w:pPr>
      <w:r>
        <w:rPr>
          <w:rStyle w:val="CommentReference"/>
        </w:rPr>
        <w:annotationRef/>
      </w:r>
      <w:r>
        <w:t>Except in lab studies which are fairly numerous for some taxa (but most are not included)</w:t>
      </w:r>
    </w:p>
  </w:comment>
  <w:comment w:id="67" w:author="Preston,Dan" w:date="2021-02-19T13:32:00Z" w:initials="P">
    <w:p w14:paraId="41BAABC6" w14:textId="22EFCBEC" w:rsidR="003C676D" w:rsidRDefault="003C676D">
      <w:pPr>
        <w:pStyle w:val="CommentText"/>
      </w:pPr>
      <w:r>
        <w:rPr>
          <w:rStyle w:val="CommentReference"/>
        </w:rPr>
        <w:annotationRef/>
      </w:r>
      <w:r>
        <w:t>Awesome figure! Love the images</w:t>
      </w:r>
    </w:p>
  </w:comment>
  <w:comment w:id="68" w:author="Ana Miller-Ter Kuile" w:date="2021-02-04T15:39:00Z" w:initials="AMK">
    <w:p w14:paraId="4E636F20" w14:textId="77777777" w:rsidR="009523CC" w:rsidRDefault="009523CC">
      <w:pPr>
        <w:pStyle w:val="CommentText"/>
      </w:pPr>
      <w:r>
        <w:rPr>
          <w:rStyle w:val="CommentReference"/>
        </w:rPr>
        <w:annotationRef/>
      </w:r>
      <w:r>
        <w:t>Some suggestions from this plot:</w:t>
      </w:r>
    </w:p>
    <w:p w14:paraId="26438B63" w14:textId="77777777" w:rsidR="009523CC" w:rsidRDefault="009523CC">
      <w:pPr>
        <w:pStyle w:val="CommentText"/>
      </w:pPr>
      <w:r>
        <w:t>Side by side instead of this way</w:t>
      </w:r>
    </w:p>
    <w:p w14:paraId="139BC79B" w14:textId="2C05EC14" w:rsidR="009523CC" w:rsidRDefault="00F718A5">
      <w:pPr>
        <w:pStyle w:val="CommentText"/>
      </w:pPr>
      <w:r>
        <w:t>Remove B because it’s redundant (I like it because it illustrates how some species deviate from the general pattern and in which direction more clearly than a bunch of dots)</w:t>
      </w:r>
    </w:p>
  </w:comment>
  <w:comment w:id="69" w:author="Preston,Dan" w:date="2021-02-19T13:48:00Z" w:initials="P">
    <w:p w14:paraId="4C77C5FF" w14:textId="73D036D5" w:rsidR="009F4964" w:rsidRDefault="009F4964">
      <w:pPr>
        <w:pStyle w:val="CommentText"/>
      </w:pPr>
      <w:r>
        <w:rPr>
          <w:rStyle w:val="CommentReference"/>
        </w:rPr>
        <w:annotationRef/>
      </w:r>
      <w:r>
        <w:t>I like keeping both panels</w:t>
      </w:r>
    </w:p>
  </w:comment>
  <w:comment w:id="70" w:author="Preston,Dan" w:date="2021-02-19T13:50:00Z" w:initials="P">
    <w:p w14:paraId="15D48AA2" w14:textId="59E41A47" w:rsidR="009F4964" w:rsidRDefault="009F4964">
      <w:pPr>
        <w:pStyle w:val="CommentText"/>
      </w:pPr>
      <w:r>
        <w:rPr>
          <w:rStyle w:val="CommentReference"/>
        </w:rPr>
        <w:annotationRef/>
      </w:r>
      <w:r>
        <w:t xml:space="preserve">Do the numbers of prey in the circles correspond to anything?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06792F" w15:done="0"/>
  <w15:commentEx w15:paraId="7C096C2E" w15:done="0"/>
  <w15:commentEx w15:paraId="32DA000A" w15:done="0"/>
  <w15:commentEx w15:paraId="50850A46" w15:done="0"/>
  <w15:commentEx w15:paraId="22BD0D3B" w15:done="0"/>
  <w15:commentEx w15:paraId="47191E44" w15:done="0"/>
  <w15:commentEx w15:paraId="4AE9BBE7" w15:done="0"/>
  <w15:commentEx w15:paraId="5EEB5D77" w15:done="0"/>
  <w15:commentEx w15:paraId="22FED469" w15:done="0"/>
  <w15:commentEx w15:paraId="5B871DCE" w15:done="0"/>
  <w15:commentEx w15:paraId="6B0559B5" w15:done="0"/>
  <w15:commentEx w15:paraId="5136D351" w15:done="0"/>
  <w15:commentEx w15:paraId="5BA96560" w15:done="0"/>
  <w15:commentEx w15:paraId="47E419FA" w15:done="0"/>
  <w15:commentEx w15:paraId="0A36C290" w15:done="0"/>
  <w15:commentEx w15:paraId="49D7F7D7" w15:done="0"/>
  <w15:commentEx w15:paraId="1F8B1EFB" w15:done="0"/>
  <w15:commentEx w15:paraId="478EEDFE" w15:done="0"/>
  <w15:commentEx w15:paraId="1196C7F4" w15:done="0"/>
  <w15:commentEx w15:paraId="433A2841" w15:done="0"/>
  <w15:commentEx w15:paraId="1B8478A4" w15:done="0"/>
  <w15:commentEx w15:paraId="7A226BBB" w15:done="0"/>
  <w15:commentEx w15:paraId="69560F80" w15:done="0"/>
  <w15:commentEx w15:paraId="4BFE28CC" w15:done="0"/>
  <w15:commentEx w15:paraId="231F7600" w15:done="0"/>
  <w15:commentEx w15:paraId="3383A7FE" w15:done="0"/>
  <w15:commentEx w15:paraId="731D43D8" w15:done="0"/>
  <w15:commentEx w15:paraId="09BA71A2" w15:done="0"/>
  <w15:commentEx w15:paraId="3F4D6B46" w15:done="0"/>
  <w15:commentEx w15:paraId="6F61FEA3" w15:done="0"/>
  <w15:commentEx w15:paraId="335F99F4" w15:done="0"/>
  <w15:commentEx w15:paraId="749E06DE" w15:done="0"/>
  <w15:commentEx w15:paraId="41BAABC6" w15:done="0"/>
  <w15:commentEx w15:paraId="139BC79B" w15:done="0"/>
  <w15:commentEx w15:paraId="4C77C5FF" w15:done="0"/>
  <w15:commentEx w15:paraId="15D48A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DEF4" w16cex:dateUtc="2021-02-09T16:14:00Z"/>
  <w16cex:commentExtensible w16cex:durableId="23DA2FBA" w16cex:dateUtc="2021-02-19T19:38:00Z"/>
  <w16cex:commentExtensible w16cex:durableId="23DA3132" w16cex:dateUtc="2021-02-19T19:44:00Z"/>
  <w16cex:commentExtensible w16cex:durableId="23CBC58C" w16cex:dateUtc="2021-02-08T20:13:00Z"/>
  <w16cex:commentExtensible w16cex:durableId="23DA32ED" w16cex:dateUtc="2021-02-19T19:51:00Z"/>
  <w16cex:commentExtensible w16cex:durableId="23DA3300" w16cex:dateUtc="2021-02-19T19:52:00Z"/>
  <w16cex:commentExtensible w16cex:durableId="23DA33EC" w16cex:dateUtc="2021-02-19T19:56:00Z"/>
  <w16cex:commentExtensible w16cex:durableId="23DA3495" w16cex:dateUtc="2021-02-19T19:59:00Z"/>
  <w16cex:commentExtensible w16cex:durableId="23DA352D" w16cex:dateUtc="2021-02-19T20:01:00Z"/>
  <w16cex:commentExtensible w16cex:durableId="23DA35F2" w16cex:dateUtc="2021-02-19T20:04:00Z"/>
  <w16cex:commentExtensible w16cex:durableId="23DA3641" w16cex:dateUtc="2021-02-19T20:06:00Z"/>
  <w16cex:commentExtensible w16cex:durableId="23DA3655" w16cex:dateUtc="2021-02-19T20:06:00Z"/>
  <w16cex:commentExtensible w16cex:durableId="23DA36AC" w16cex:dateUtc="2021-02-19T20:07:00Z"/>
  <w16cex:commentExtensible w16cex:durableId="23DA3768" w16cex:dateUtc="2021-02-19T20:11:00Z"/>
  <w16cex:commentExtensible w16cex:durableId="23DA3804" w16cex:dateUtc="2021-02-19T20:13:00Z"/>
  <w16cex:commentExtensible w16cex:durableId="23DA383F" w16cex:dateUtc="2021-02-19T20:14:00Z"/>
  <w16cex:commentExtensible w16cex:durableId="23DA3880" w16cex:dateUtc="2021-02-19T20:15:00Z"/>
  <w16cex:commentExtensible w16cex:durableId="23DA3A1D" w16cex:dateUtc="2021-02-19T20:22:00Z"/>
  <w16cex:commentExtensible w16cex:durableId="23DA3A5B" w16cex:dateUtc="2021-02-19T20:23:00Z"/>
  <w16cex:commentExtensible w16cex:durableId="23DA3AA8" w16cex:dateUtc="2021-02-19T20:24:00Z"/>
  <w16cex:commentExtensible w16cex:durableId="23DA3B5B" w16cex:dateUtc="2021-02-19T20:27:00Z"/>
  <w16cex:commentExtensible w16cex:durableId="23DA3FBF" w16cex:dateUtc="2021-02-19T20:46:00Z"/>
  <w16cex:commentExtensible w16cex:durableId="23DA3BAC" w16cex:dateUtc="2021-02-19T20:29:00Z"/>
  <w16cex:commentExtensible w16cex:durableId="23DA3BCE" w16cex:dateUtc="2021-02-19T20:29:00Z"/>
  <w16cex:commentExtensible w16cex:durableId="23DA3C2F" w16cex:dateUtc="2021-02-19T20:31:00Z"/>
  <w16cex:commentExtensible w16cex:durableId="23DA3E0B" w16cex:dateUtc="2021-02-19T20:39:00Z"/>
  <w16cex:commentExtensible w16cex:durableId="23DA3D0C" w16cex:dateUtc="2021-02-19T20:35:00Z"/>
  <w16cex:commentExtensible w16cex:durableId="23DA3D55" w16cex:dateUtc="2021-02-19T20:36:00Z"/>
  <w16cex:commentExtensible w16cex:durableId="23DA3DC3" w16cex:dateUtc="2021-02-19T20:38:00Z"/>
  <w16cex:commentExtensible w16cex:durableId="23DA3E92" w16cex:dateUtc="2021-02-19T20:41:00Z"/>
  <w16cex:commentExtensible w16cex:durableId="23DA3F0E" w16cex:dateUtc="2021-02-19T20:43:00Z"/>
  <w16cex:commentExtensible w16cex:durableId="23DA3F7A" w16cex:dateUtc="2021-02-19T20:45:00Z"/>
  <w16cex:commentExtensible w16cex:durableId="23DA3C5F" w16cex:dateUtc="2021-02-19T20:32:00Z"/>
  <w16cex:commentExtensible w16cex:durableId="23C693A3" w16cex:dateUtc="2021-02-04T21:39:00Z"/>
  <w16cex:commentExtensible w16cex:durableId="23DA402F" w16cex:dateUtc="2021-02-19T20:48:00Z"/>
  <w16cex:commentExtensible w16cex:durableId="23DA40B5" w16cex:dateUtc="2021-02-19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06792F" w16cid:durableId="23CCDEF4"/>
  <w16cid:commentId w16cid:paraId="7C096C2E" w16cid:durableId="23DA2FBA"/>
  <w16cid:commentId w16cid:paraId="32DA000A" w16cid:durableId="23DA3132"/>
  <w16cid:commentId w16cid:paraId="50850A46" w16cid:durableId="23CBC58C"/>
  <w16cid:commentId w16cid:paraId="22BD0D3B" w16cid:durableId="23DA32ED"/>
  <w16cid:commentId w16cid:paraId="47191E44" w16cid:durableId="23DA3300"/>
  <w16cid:commentId w16cid:paraId="4AE9BBE7" w16cid:durableId="23DA33EC"/>
  <w16cid:commentId w16cid:paraId="5EEB5D77" w16cid:durableId="23DA3495"/>
  <w16cid:commentId w16cid:paraId="22FED469" w16cid:durableId="23DA352D"/>
  <w16cid:commentId w16cid:paraId="5B871DCE" w16cid:durableId="23DA35F2"/>
  <w16cid:commentId w16cid:paraId="6B0559B5" w16cid:durableId="23DA3641"/>
  <w16cid:commentId w16cid:paraId="5136D351" w16cid:durableId="23DA3655"/>
  <w16cid:commentId w16cid:paraId="5BA96560" w16cid:durableId="23DA36AC"/>
  <w16cid:commentId w16cid:paraId="47E419FA" w16cid:durableId="23DA3768"/>
  <w16cid:commentId w16cid:paraId="0A36C290" w16cid:durableId="23DA3804"/>
  <w16cid:commentId w16cid:paraId="49D7F7D7" w16cid:durableId="23DA383F"/>
  <w16cid:commentId w16cid:paraId="1F8B1EFB" w16cid:durableId="23DA3880"/>
  <w16cid:commentId w16cid:paraId="478EEDFE" w16cid:durableId="23DA3A1D"/>
  <w16cid:commentId w16cid:paraId="1196C7F4" w16cid:durableId="23DA3A5B"/>
  <w16cid:commentId w16cid:paraId="433A2841" w16cid:durableId="23DA3AA8"/>
  <w16cid:commentId w16cid:paraId="1B8478A4" w16cid:durableId="23DA3B5B"/>
  <w16cid:commentId w16cid:paraId="7A226BBB" w16cid:durableId="23DA3FBF"/>
  <w16cid:commentId w16cid:paraId="69560F80" w16cid:durableId="23DA3BAC"/>
  <w16cid:commentId w16cid:paraId="4BFE28CC" w16cid:durableId="23DA3BCE"/>
  <w16cid:commentId w16cid:paraId="231F7600" w16cid:durableId="23DA3C2F"/>
  <w16cid:commentId w16cid:paraId="3383A7FE" w16cid:durableId="23DA3E0B"/>
  <w16cid:commentId w16cid:paraId="731D43D8" w16cid:durableId="23DA3D0C"/>
  <w16cid:commentId w16cid:paraId="09BA71A2" w16cid:durableId="23DA3D55"/>
  <w16cid:commentId w16cid:paraId="3F4D6B46" w16cid:durableId="23DA3DC3"/>
  <w16cid:commentId w16cid:paraId="6F61FEA3" w16cid:durableId="23DA3E92"/>
  <w16cid:commentId w16cid:paraId="335F99F4" w16cid:durableId="23DA3F0E"/>
  <w16cid:commentId w16cid:paraId="749E06DE" w16cid:durableId="23DA3F7A"/>
  <w16cid:commentId w16cid:paraId="41BAABC6" w16cid:durableId="23DA3C5F"/>
  <w16cid:commentId w16cid:paraId="139BC79B" w16cid:durableId="23C693A3"/>
  <w16cid:commentId w16cid:paraId="4C77C5FF" w16cid:durableId="23DA402F"/>
  <w16cid:commentId w16cid:paraId="15D48AA2" w16cid:durableId="23DA40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rson w15:author="Preston,Dan">
    <w15:presenceInfo w15:providerId="AD" w15:userId="S::prestond@colostate.edu::3e3d3760-fa2d-4cf5-a1a8-d14f499fd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7D4F"/>
    <w:rsid w:val="00021A76"/>
    <w:rsid w:val="00026C97"/>
    <w:rsid w:val="000457E2"/>
    <w:rsid w:val="00063340"/>
    <w:rsid w:val="00063CF2"/>
    <w:rsid w:val="0007089B"/>
    <w:rsid w:val="000772C7"/>
    <w:rsid w:val="00091FD1"/>
    <w:rsid w:val="00092324"/>
    <w:rsid w:val="00094BA8"/>
    <w:rsid w:val="00097BE7"/>
    <w:rsid w:val="000A2C3F"/>
    <w:rsid w:val="000A3149"/>
    <w:rsid w:val="000C4A14"/>
    <w:rsid w:val="000D401C"/>
    <w:rsid w:val="000D4198"/>
    <w:rsid w:val="000E1D95"/>
    <w:rsid w:val="000F7C18"/>
    <w:rsid w:val="0010005A"/>
    <w:rsid w:val="00121B45"/>
    <w:rsid w:val="001231A3"/>
    <w:rsid w:val="0012525B"/>
    <w:rsid w:val="0014660D"/>
    <w:rsid w:val="0016204D"/>
    <w:rsid w:val="00167E69"/>
    <w:rsid w:val="001739F9"/>
    <w:rsid w:val="00183C01"/>
    <w:rsid w:val="00184A4E"/>
    <w:rsid w:val="00186ECE"/>
    <w:rsid w:val="00195433"/>
    <w:rsid w:val="001A3F08"/>
    <w:rsid w:val="001A7E3C"/>
    <w:rsid w:val="001B4C74"/>
    <w:rsid w:val="001C1C59"/>
    <w:rsid w:val="001C6882"/>
    <w:rsid w:val="001C75DC"/>
    <w:rsid w:val="001D047C"/>
    <w:rsid w:val="001D1F0B"/>
    <w:rsid w:val="001E6C08"/>
    <w:rsid w:val="001F0529"/>
    <w:rsid w:val="00204B58"/>
    <w:rsid w:val="002052D6"/>
    <w:rsid w:val="002165F0"/>
    <w:rsid w:val="00225686"/>
    <w:rsid w:val="002348A7"/>
    <w:rsid w:val="002350AD"/>
    <w:rsid w:val="0024313B"/>
    <w:rsid w:val="002448DC"/>
    <w:rsid w:val="00254F56"/>
    <w:rsid w:val="002634AD"/>
    <w:rsid w:val="002839CD"/>
    <w:rsid w:val="00291AAB"/>
    <w:rsid w:val="0029353F"/>
    <w:rsid w:val="00294969"/>
    <w:rsid w:val="002A0B84"/>
    <w:rsid w:val="002A1711"/>
    <w:rsid w:val="002A238E"/>
    <w:rsid w:val="002A4EE8"/>
    <w:rsid w:val="002B0371"/>
    <w:rsid w:val="002B0AC6"/>
    <w:rsid w:val="002B75ED"/>
    <w:rsid w:val="002B7BAF"/>
    <w:rsid w:val="002C2187"/>
    <w:rsid w:val="002E3980"/>
    <w:rsid w:val="002E577E"/>
    <w:rsid w:val="002F29FA"/>
    <w:rsid w:val="002F62A7"/>
    <w:rsid w:val="002F7925"/>
    <w:rsid w:val="00304B6A"/>
    <w:rsid w:val="00305DBF"/>
    <w:rsid w:val="00307687"/>
    <w:rsid w:val="00341F31"/>
    <w:rsid w:val="003468A3"/>
    <w:rsid w:val="003507EC"/>
    <w:rsid w:val="003621D8"/>
    <w:rsid w:val="00371240"/>
    <w:rsid w:val="00387A9A"/>
    <w:rsid w:val="003A56A6"/>
    <w:rsid w:val="003B291B"/>
    <w:rsid w:val="003B2B19"/>
    <w:rsid w:val="003B2EC1"/>
    <w:rsid w:val="003C0510"/>
    <w:rsid w:val="003C0B2A"/>
    <w:rsid w:val="003C17C3"/>
    <w:rsid w:val="003C63A4"/>
    <w:rsid w:val="003C676D"/>
    <w:rsid w:val="003D121A"/>
    <w:rsid w:val="003D44BC"/>
    <w:rsid w:val="003E2AB0"/>
    <w:rsid w:val="003F2C77"/>
    <w:rsid w:val="003F3823"/>
    <w:rsid w:val="003F7A55"/>
    <w:rsid w:val="00402ED9"/>
    <w:rsid w:val="00403088"/>
    <w:rsid w:val="0040503F"/>
    <w:rsid w:val="00405883"/>
    <w:rsid w:val="004144A6"/>
    <w:rsid w:val="00415996"/>
    <w:rsid w:val="004239D4"/>
    <w:rsid w:val="0044439B"/>
    <w:rsid w:val="0044605D"/>
    <w:rsid w:val="00453D2E"/>
    <w:rsid w:val="00461B4A"/>
    <w:rsid w:val="0046553C"/>
    <w:rsid w:val="004659FC"/>
    <w:rsid w:val="00475B7A"/>
    <w:rsid w:val="00477419"/>
    <w:rsid w:val="0049241C"/>
    <w:rsid w:val="004939F4"/>
    <w:rsid w:val="00494475"/>
    <w:rsid w:val="00494CCD"/>
    <w:rsid w:val="004B108C"/>
    <w:rsid w:val="004B36D0"/>
    <w:rsid w:val="004D0A9F"/>
    <w:rsid w:val="004E1846"/>
    <w:rsid w:val="004E264D"/>
    <w:rsid w:val="004E7FA1"/>
    <w:rsid w:val="004F1FFA"/>
    <w:rsid w:val="004F21B4"/>
    <w:rsid w:val="004F2733"/>
    <w:rsid w:val="00501C6F"/>
    <w:rsid w:val="00520247"/>
    <w:rsid w:val="00546DF8"/>
    <w:rsid w:val="005676C9"/>
    <w:rsid w:val="005730E0"/>
    <w:rsid w:val="0059261E"/>
    <w:rsid w:val="005961E9"/>
    <w:rsid w:val="005963C3"/>
    <w:rsid w:val="005B0CAE"/>
    <w:rsid w:val="005D4BB1"/>
    <w:rsid w:val="00602E4D"/>
    <w:rsid w:val="006058A6"/>
    <w:rsid w:val="00606769"/>
    <w:rsid w:val="0060750A"/>
    <w:rsid w:val="00617DAF"/>
    <w:rsid w:val="006203A6"/>
    <w:rsid w:val="00622D18"/>
    <w:rsid w:val="00624885"/>
    <w:rsid w:val="00627850"/>
    <w:rsid w:val="00630FFA"/>
    <w:rsid w:val="0067570A"/>
    <w:rsid w:val="006913C2"/>
    <w:rsid w:val="006A3642"/>
    <w:rsid w:val="006A5433"/>
    <w:rsid w:val="006A770C"/>
    <w:rsid w:val="006C0431"/>
    <w:rsid w:val="006C390E"/>
    <w:rsid w:val="006C3D06"/>
    <w:rsid w:val="006C4242"/>
    <w:rsid w:val="006C4841"/>
    <w:rsid w:val="006D7DB0"/>
    <w:rsid w:val="006E03DF"/>
    <w:rsid w:val="006F01DF"/>
    <w:rsid w:val="006F6F72"/>
    <w:rsid w:val="00700337"/>
    <w:rsid w:val="0070100E"/>
    <w:rsid w:val="00712020"/>
    <w:rsid w:val="00714A1E"/>
    <w:rsid w:val="00716921"/>
    <w:rsid w:val="0072675F"/>
    <w:rsid w:val="00732CCD"/>
    <w:rsid w:val="0073338A"/>
    <w:rsid w:val="00740B2C"/>
    <w:rsid w:val="00742C9E"/>
    <w:rsid w:val="00746B5A"/>
    <w:rsid w:val="00757A05"/>
    <w:rsid w:val="0076528A"/>
    <w:rsid w:val="007711B2"/>
    <w:rsid w:val="00783011"/>
    <w:rsid w:val="00784A2E"/>
    <w:rsid w:val="00791E9A"/>
    <w:rsid w:val="0079365E"/>
    <w:rsid w:val="00795B74"/>
    <w:rsid w:val="007A3C9E"/>
    <w:rsid w:val="007B2DBC"/>
    <w:rsid w:val="007B5BB4"/>
    <w:rsid w:val="007C012D"/>
    <w:rsid w:val="007C0C14"/>
    <w:rsid w:val="007D2AA9"/>
    <w:rsid w:val="007E0F1E"/>
    <w:rsid w:val="007E4195"/>
    <w:rsid w:val="007E78C6"/>
    <w:rsid w:val="007F1B51"/>
    <w:rsid w:val="007F609B"/>
    <w:rsid w:val="00814A30"/>
    <w:rsid w:val="0082196D"/>
    <w:rsid w:val="00832FD6"/>
    <w:rsid w:val="008371CE"/>
    <w:rsid w:val="008403CE"/>
    <w:rsid w:val="008465EB"/>
    <w:rsid w:val="008A441A"/>
    <w:rsid w:val="008A584B"/>
    <w:rsid w:val="008B6D52"/>
    <w:rsid w:val="008C1FC2"/>
    <w:rsid w:val="008F241F"/>
    <w:rsid w:val="009132F5"/>
    <w:rsid w:val="009136A6"/>
    <w:rsid w:val="00920F96"/>
    <w:rsid w:val="00921B5B"/>
    <w:rsid w:val="00927957"/>
    <w:rsid w:val="00940513"/>
    <w:rsid w:val="00945450"/>
    <w:rsid w:val="00950D74"/>
    <w:rsid w:val="00951D37"/>
    <w:rsid w:val="009523CC"/>
    <w:rsid w:val="009537C6"/>
    <w:rsid w:val="00955DDB"/>
    <w:rsid w:val="00963FE1"/>
    <w:rsid w:val="00974823"/>
    <w:rsid w:val="00975A39"/>
    <w:rsid w:val="009B6B84"/>
    <w:rsid w:val="009C1573"/>
    <w:rsid w:val="009C6E51"/>
    <w:rsid w:val="009D716C"/>
    <w:rsid w:val="009F4964"/>
    <w:rsid w:val="009F4BD6"/>
    <w:rsid w:val="00A05ACD"/>
    <w:rsid w:val="00A06097"/>
    <w:rsid w:val="00A20941"/>
    <w:rsid w:val="00A24350"/>
    <w:rsid w:val="00A44AD9"/>
    <w:rsid w:val="00A6309C"/>
    <w:rsid w:val="00AA21CE"/>
    <w:rsid w:val="00AA468F"/>
    <w:rsid w:val="00AA7DFB"/>
    <w:rsid w:val="00AB0CAD"/>
    <w:rsid w:val="00AB5841"/>
    <w:rsid w:val="00AC3410"/>
    <w:rsid w:val="00AE15C5"/>
    <w:rsid w:val="00B00773"/>
    <w:rsid w:val="00B1051B"/>
    <w:rsid w:val="00B111EE"/>
    <w:rsid w:val="00B276E1"/>
    <w:rsid w:val="00B36E03"/>
    <w:rsid w:val="00B40970"/>
    <w:rsid w:val="00B41AD7"/>
    <w:rsid w:val="00B4631F"/>
    <w:rsid w:val="00B46515"/>
    <w:rsid w:val="00B54432"/>
    <w:rsid w:val="00B56487"/>
    <w:rsid w:val="00B654B1"/>
    <w:rsid w:val="00B701CD"/>
    <w:rsid w:val="00B74B1A"/>
    <w:rsid w:val="00B8085B"/>
    <w:rsid w:val="00B80A3F"/>
    <w:rsid w:val="00BC5DEF"/>
    <w:rsid w:val="00BD3DFE"/>
    <w:rsid w:val="00BE3389"/>
    <w:rsid w:val="00BE76F0"/>
    <w:rsid w:val="00BE7735"/>
    <w:rsid w:val="00BF7A8B"/>
    <w:rsid w:val="00C06C6B"/>
    <w:rsid w:val="00C27195"/>
    <w:rsid w:val="00C34DA1"/>
    <w:rsid w:val="00C66243"/>
    <w:rsid w:val="00C74DBA"/>
    <w:rsid w:val="00C77D40"/>
    <w:rsid w:val="00C87714"/>
    <w:rsid w:val="00C959E3"/>
    <w:rsid w:val="00CA1461"/>
    <w:rsid w:val="00CB0296"/>
    <w:rsid w:val="00CC208F"/>
    <w:rsid w:val="00CC465F"/>
    <w:rsid w:val="00CD2D4F"/>
    <w:rsid w:val="00CD6510"/>
    <w:rsid w:val="00CE3DDF"/>
    <w:rsid w:val="00CE5FE7"/>
    <w:rsid w:val="00CF6E01"/>
    <w:rsid w:val="00D002CC"/>
    <w:rsid w:val="00D01E28"/>
    <w:rsid w:val="00D05618"/>
    <w:rsid w:val="00D05875"/>
    <w:rsid w:val="00D12B96"/>
    <w:rsid w:val="00D1723E"/>
    <w:rsid w:val="00D17527"/>
    <w:rsid w:val="00D26912"/>
    <w:rsid w:val="00D305DA"/>
    <w:rsid w:val="00D32482"/>
    <w:rsid w:val="00D4276F"/>
    <w:rsid w:val="00D47303"/>
    <w:rsid w:val="00D51EB5"/>
    <w:rsid w:val="00D5336F"/>
    <w:rsid w:val="00D540B6"/>
    <w:rsid w:val="00D651E2"/>
    <w:rsid w:val="00D71C5B"/>
    <w:rsid w:val="00D73CAB"/>
    <w:rsid w:val="00D80126"/>
    <w:rsid w:val="00D85A62"/>
    <w:rsid w:val="00D9232A"/>
    <w:rsid w:val="00D95DF7"/>
    <w:rsid w:val="00DA0D23"/>
    <w:rsid w:val="00DA3389"/>
    <w:rsid w:val="00DA53D8"/>
    <w:rsid w:val="00DC018D"/>
    <w:rsid w:val="00DC57D8"/>
    <w:rsid w:val="00DC5A83"/>
    <w:rsid w:val="00DC6B9D"/>
    <w:rsid w:val="00DD2339"/>
    <w:rsid w:val="00DD3D05"/>
    <w:rsid w:val="00DE3441"/>
    <w:rsid w:val="00DF10B2"/>
    <w:rsid w:val="00E00EB8"/>
    <w:rsid w:val="00E01B4E"/>
    <w:rsid w:val="00E04243"/>
    <w:rsid w:val="00E25B9A"/>
    <w:rsid w:val="00E2689E"/>
    <w:rsid w:val="00E26AC3"/>
    <w:rsid w:val="00E26CAC"/>
    <w:rsid w:val="00E36B9C"/>
    <w:rsid w:val="00E466D1"/>
    <w:rsid w:val="00E66064"/>
    <w:rsid w:val="00E66E58"/>
    <w:rsid w:val="00E70F3B"/>
    <w:rsid w:val="00E74E98"/>
    <w:rsid w:val="00E8025D"/>
    <w:rsid w:val="00E85FFB"/>
    <w:rsid w:val="00E86C69"/>
    <w:rsid w:val="00E87AE2"/>
    <w:rsid w:val="00E913CF"/>
    <w:rsid w:val="00E92E10"/>
    <w:rsid w:val="00E9574D"/>
    <w:rsid w:val="00EA5C44"/>
    <w:rsid w:val="00EB2A9E"/>
    <w:rsid w:val="00EC3F6E"/>
    <w:rsid w:val="00ED3441"/>
    <w:rsid w:val="00EE770A"/>
    <w:rsid w:val="00F1286E"/>
    <w:rsid w:val="00F3505C"/>
    <w:rsid w:val="00F426E2"/>
    <w:rsid w:val="00F5116F"/>
    <w:rsid w:val="00F718A5"/>
    <w:rsid w:val="00F751CF"/>
    <w:rsid w:val="00F8078A"/>
    <w:rsid w:val="00F83177"/>
    <w:rsid w:val="00F90CA2"/>
    <w:rsid w:val="00F954A7"/>
    <w:rsid w:val="00FB09BB"/>
    <w:rsid w:val="00FB0D5B"/>
    <w:rsid w:val="00FB576C"/>
    <w:rsid w:val="00FB5F0B"/>
    <w:rsid w:val="00FC6BBF"/>
    <w:rsid w:val="00FF0150"/>
    <w:rsid w:val="00FF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6952</Words>
  <Characters>39629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Preston,Dan</cp:lastModifiedBy>
  <cp:revision>7</cp:revision>
  <dcterms:created xsi:type="dcterms:W3CDTF">2021-02-19T19:43:00Z</dcterms:created>
  <dcterms:modified xsi:type="dcterms:W3CDTF">2021-02-19T20:51:00Z</dcterms:modified>
</cp:coreProperties>
</file>