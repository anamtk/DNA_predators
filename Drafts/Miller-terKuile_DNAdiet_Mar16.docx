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1DF1BF1F"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F66AC9">
        <w:rPr>
          <w:rFonts w:ascii="Times New Roman" w:hAnsi="Times New Roman" w:cs="Times New Roman"/>
        </w:rPr>
        <w:t>Predator-prey interaction</w:t>
      </w:r>
      <w:r w:rsidR="00C266BA">
        <w:rPr>
          <w:rFonts w:ascii="Times New Roman" w:hAnsi="Times New Roman" w:cs="Times New Roman"/>
        </w:rPr>
        <w:t xml:space="preserve"> outcome</w:t>
      </w:r>
      <w:r w:rsidR="00F66AC9">
        <w:rPr>
          <w:rFonts w:ascii="Times New Roman" w:hAnsi="Times New Roman" w:cs="Times New Roman"/>
        </w:rPr>
        <w:t xml:space="preserve">s </w:t>
      </w:r>
      <w:r w:rsidR="004D3EE5">
        <w:rPr>
          <w:rFonts w:ascii="Times New Roman" w:hAnsi="Times New Roman" w:cs="Times New Roman"/>
        </w:rPr>
        <w:t xml:space="preserve">in terrestrial invertebrates </w:t>
      </w:r>
      <w:r w:rsidR="00F66AC9">
        <w:rPr>
          <w:rFonts w:ascii="Times New Roman" w:hAnsi="Times New Roman" w:cs="Times New Roman"/>
        </w:rPr>
        <w:t xml:space="preserve">are determined by </w:t>
      </w:r>
      <w:r w:rsidR="00C266BA">
        <w:rPr>
          <w:rFonts w:ascii="Times New Roman" w:hAnsi="Times New Roman" w:cs="Times New Roman"/>
        </w:rPr>
        <w:t xml:space="preserve">predator </w:t>
      </w:r>
      <w:r w:rsidR="00F66AC9">
        <w:rPr>
          <w:rFonts w:ascii="Times New Roman" w:hAnsi="Times New Roman" w:cs="Times New Roman"/>
        </w:rPr>
        <w:t>body size and hunting traits</w:t>
      </w:r>
      <w:r w:rsidR="009179E9">
        <w:rPr>
          <w:rFonts w:ascii="Times New Roman" w:hAnsi="Times New Roman" w:cs="Times New Roman"/>
        </w:rPr>
        <w:t xml:space="preserve"> inferred from</w:t>
      </w:r>
      <w:r w:rsidR="00546DF8">
        <w:rPr>
          <w:rFonts w:ascii="Times New Roman" w:hAnsi="Times New Roman" w:cs="Times New Roman"/>
        </w:rPr>
        <w:t xml:space="preserve"> diet DNA metabarcoding data</w:t>
      </w:r>
      <w:r w:rsidR="008A584B">
        <w:rPr>
          <w:rFonts w:ascii="Times New Roman" w:hAnsi="Times New Roman" w:cs="Times New Roman"/>
        </w:rPr>
        <w:t xml:space="preserve">  </w:t>
      </w:r>
    </w:p>
    <w:p w14:paraId="36BAB45B" w14:textId="77777777" w:rsidR="00B701CD" w:rsidRDefault="00B701CD" w:rsidP="003F3823">
      <w:pPr>
        <w:rPr>
          <w:rFonts w:ascii="Times New Roman" w:hAnsi="Times New Roman" w:cs="Times New Roman"/>
        </w:rPr>
      </w:pPr>
    </w:p>
    <w:p w14:paraId="19944CFA" w14:textId="53E412D9"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C924D0">
        <w:rPr>
          <w:rFonts w:ascii="Times New Roman" w:hAnsi="Times New Roman" w:cs="Times New Roman"/>
        </w:rPr>
        <w:t>An</w:t>
      </w:r>
      <w:proofErr w:type="gramEnd"/>
      <w:r w:rsidR="00C924D0">
        <w:rPr>
          <w:rFonts w:ascii="Times New Roman" w:hAnsi="Times New Roman" w:cs="Times New Roman"/>
        </w:rPr>
        <w:t xml:space="preserve"> Bui, Bart</w:t>
      </w:r>
      <w:r w:rsidR="00531683">
        <w:rPr>
          <w:rFonts w:ascii="Times New Roman" w:hAnsi="Times New Roman" w:cs="Times New Roman"/>
        </w:rPr>
        <w:t xml:space="preserve"> </w:t>
      </w:r>
      <w:r w:rsidR="00C924D0">
        <w:rPr>
          <w:rFonts w:ascii="Times New Roman" w:hAnsi="Times New Roman" w:cs="Times New Roman"/>
        </w:rPr>
        <w:t xml:space="preserve">DiFiore, Elizabeth Forbes, Michelle Lee, </w:t>
      </w:r>
      <w:r w:rsidR="00E95425">
        <w:rPr>
          <w:rFonts w:ascii="Times New Roman" w:hAnsi="Times New Roman" w:cs="Times New Roman"/>
        </w:rPr>
        <w:t xml:space="preserve">Devyn Orr, </w:t>
      </w:r>
      <w:r w:rsidR="00C924D0">
        <w:rPr>
          <w:rFonts w:ascii="Times New Roman" w:hAnsi="Times New Roman" w:cs="Times New Roman"/>
        </w:rPr>
        <w:t xml:space="preserve">Daniel Preston, Rachel </w:t>
      </w:r>
      <w:proofErr w:type="spellStart"/>
      <w:r w:rsidR="00C924D0">
        <w:rPr>
          <w:rFonts w:ascii="Times New Roman" w:hAnsi="Times New Roman" w:cs="Times New Roman"/>
        </w:rPr>
        <w:t>Behm</w:t>
      </w:r>
      <w:proofErr w:type="spellEnd"/>
      <w:r w:rsidR="00C924D0">
        <w:rPr>
          <w:rFonts w:ascii="Times New Roman" w:hAnsi="Times New Roman" w:cs="Times New Roman"/>
        </w:rPr>
        <w:t xml:space="preserve">,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r w:rsidR="004F1FFA">
        <w:rPr>
          <w:rFonts w:ascii="Times New Roman" w:hAnsi="Times New Roman" w:cs="Times New Roman"/>
        </w:rPr>
        <w:t xml:space="preserve">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John McLaughlin, Marisa Morse, Carina Motta, </w:t>
      </w:r>
      <w:r w:rsidR="009179E9">
        <w:rPr>
          <w:rFonts w:ascii="Times New Roman" w:hAnsi="Times New Roman" w:cs="Times New Roman"/>
        </w:rPr>
        <w:t xml:space="preserve">Kevin Park, </w:t>
      </w:r>
      <w:r w:rsidR="004F1FFA">
        <w:rPr>
          <w:rFonts w:ascii="Times New Roman" w:hAnsi="Times New Roman" w:cs="Times New Roman"/>
        </w:rPr>
        <w:t xml:space="preserve">Katherine Plummer, </w:t>
      </w:r>
      <w:r w:rsidR="00D12B96">
        <w:rPr>
          <w:rFonts w:ascii="Times New Roman" w:hAnsi="Times New Roman" w:cs="Times New Roman"/>
        </w:rPr>
        <w:t xml:space="preserve">David Weber, </w:t>
      </w:r>
      <w:r w:rsidR="00B40560">
        <w:rPr>
          <w:rFonts w:ascii="Times New Roman" w:hAnsi="Times New Roman" w:cs="Times New Roman"/>
        </w:rPr>
        <w:t xml:space="preserve">Ronny Young, </w:t>
      </w:r>
      <w:r w:rsidR="004F1FFA">
        <w:rPr>
          <w:rFonts w:ascii="Times New Roman" w:hAnsi="Times New Roman" w:cs="Times New Roman"/>
        </w:rPr>
        <w:t xml:space="preserve">Hillary </w:t>
      </w:r>
      <w:commentRangeStart w:id="0"/>
      <w:r w:rsidR="004F1FFA">
        <w:rPr>
          <w:rFonts w:ascii="Times New Roman" w:hAnsi="Times New Roman" w:cs="Times New Roman"/>
        </w:rPr>
        <w:t>Young</w:t>
      </w:r>
      <w:commentRangeEnd w:id="0"/>
      <w:r w:rsidR="002A3D63">
        <w:rPr>
          <w:rStyle w:val="CommentReference"/>
        </w:rPr>
        <w:commentReference w:id="0"/>
      </w:r>
    </w:p>
    <w:p w14:paraId="40BD20EB" w14:textId="77777777" w:rsidR="00291AAB" w:rsidRDefault="00291AAB" w:rsidP="003F3823">
      <w:pPr>
        <w:rPr>
          <w:rFonts w:ascii="Times New Roman" w:hAnsi="Times New Roman" w:cs="Times New Roman"/>
        </w:rPr>
      </w:pPr>
    </w:p>
    <w:p w14:paraId="3F32FAC3" w14:textId="325A58DF" w:rsidR="00E26CAC" w:rsidRDefault="00E26CAC" w:rsidP="003F3823">
      <w:pPr>
        <w:rPr>
          <w:rFonts w:ascii="Times New Roman" w:hAnsi="Times New Roman" w:cs="Times New Roman"/>
        </w:rPr>
      </w:pPr>
      <w:r>
        <w:rPr>
          <w:rFonts w:ascii="Times New Roman" w:hAnsi="Times New Roman" w:cs="Times New Roman"/>
        </w:rPr>
        <w:br w:type="page"/>
      </w:r>
    </w:p>
    <w:p w14:paraId="4F1029AB" w14:textId="77777777" w:rsidR="004A363E" w:rsidRDefault="004A363E" w:rsidP="003F3823">
      <w:pPr>
        <w:rPr>
          <w:rFonts w:ascii="Times New Roman" w:hAnsi="Times New Roman" w:cs="Times New Roman"/>
        </w:rPr>
      </w:pPr>
    </w:p>
    <w:p w14:paraId="0BD2A9F0" w14:textId="41A3DD14" w:rsidR="00B701CD" w:rsidRDefault="00B701CD" w:rsidP="003F3823">
      <w:pPr>
        <w:rPr>
          <w:rFonts w:ascii="Times New Roman" w:hAnsi="Times New Roman" w:cs="Times New Roman"/>
          <w:b/>
          <w:bCs/>
        </w:rPr>
      </w:pPr>
      <w:r w:rsidRPr="00B701CD">
        <w:rPr>
          <w:rFonts w:ascii="Times New Roman" w:hAnsi="Times New Roman" w:cs="Times New Roman"/>
          <w:b/>
          <w:bCs/>
        </w:rPr>
        <w:t>Abstract</w:t>
      </w:r>
      <w:r w:rsidR="00B654B1">
        <w:rPr>
          <w:rFonts w:ascii="Times New Roman" w:hAnsi="Times New Roman" w:cs="Times New Roman"/>
          <w:b/>
          <w:bCs/>
        </w:rPr>
        <w:t xml:space="preserve"> (</w:t>
      </w:r>
      <w:r w:rsidR="00A016D9">
        <w:rPr>
          <w:rFonts w:ascii="Times New Roman" w:hAnsi="Times New Roman" w:cs="Times New Roman"/>
          <w:b/>
          <w:bCs/>
        </w:rPr>
        <w:t>max 2</w:t>
      </w:r>
      <w:r w:rsidR="00B654B1">
        <w:rPr>
          <w:rFonts w:ascii="Times New Roman" w:hAnsi="Times New Roman" w:cs="Times New Roman"/>
          <w:b/>
          <w:bCs/>
        </w:rPr>
        <w:t>00 words)</w:t>
      </w:r>
    </w:p>
    <w:p w14:paraId="2CC6584E" w14:textId="1DF5EDB2" w:rsidR="007D2AA9" w:rsidRDefault="007D2AA9" w:rsidP="003F3823">
      <w:pPr>
        <w:rPr>
          <w:rFonts w:ascii="Times New Roman" w:hAnsi="Times New Roman" w:cs="Times New Roman"/>
        </w:rPr>
      </w:pPr>
      <w:r>
        <w:rPr>
          <w:rFonts w:ascii="Times New Roman" w:hAnsi="Times New Roman" w:cs="Times New Roman"/>
        </w:rPr>
        <w:t xml:space="preserve">Predator-prey interactions are shaped by a combination of predator </w:t>
      </w:r>
      <w:r w:rsidR="00494475">
        <w:rPr>
          <w:rFonts w:ascii="Times New Roman" w:hAnsi="Times New Roman" w:cs="Times New Roman"/>
        </w:rPr>
        <w:t>traits</w:t>
      </w:r>
      <w:r>
        <w:rPr>
          <w:rFonts w:ascii="Times New Roman" w:hAnsi="Times New Roman" w:cs="Times New Roman"/>
        </w:rPr>
        <w:t>, including body size</w:t>
      </w:r>
      <w:r w:rsidR="005B2EE2">
        <w:rPr>
          <w:rFonts w:ascii="Times New Roman" w:hAnsi="Times New Roman" w:cs="Times New Roman"/>
        </w:rPr>
        <w:t xml:space="preserve"> and </w:t>
      </w:r>
      <w:r w:rsidR="00D022A9">
        <w:rPr>
          <w:rFonts w:ascii="Times New Roman" w:hAnsi="Times New Roman" w:cs="Times New Roman"/>
        </w:rPr>
        <w:t>hunting strateg</w:t>
      </w:r>
      <w:r w:rsidR="00402708">
        <w:rPr>
          <w:rFonts w:ascii="Times New Roman" w:hAnsi="Times New Roman" w:cs="Times New Roman"/>
        </w:rPr>
        <w:t>y</w:t>
      </w:r>
      <w:r>
        <w:rPr>
          <w:rFonts w:ascii="Times New Roman" w:hAnsi="Times New Roman" w:cs="Times New Roman"/>
        </w:rPr>
        <w:t xml:space="preserve">. </w:t>
      </w:r>
      <w:r w:rsidR="00402708" w:rsidRPr="00402708">
        <w:rPr>
          <w:rFonts w:ascii="Times New Roman" w:hAnsi="Times New Roman" w:cs="Times New Roman"/>
        </w:rPr>
        <w:t>However, applying a traits-based approach is challenging for most invertebrate taxa because predator-prey interactions are difficult or impossible to observe directly with traditional approaches.</w:t>
      </w:r>
      <w:r>
        <w:rPr>
          <w:rFonts w:ascii="Times New Roman" w:hAnsi="Times New Roman" w:cs="Times New Roman"/>
        </w:rPr>
        <w:t xml:space="preserve"> In this study, we </w:t>
      </w:r>
      <w:r w:rsidR="002B0AC6">
        <w:rPr>
          <w:rFonts w:ascii="Times New Roman" w:hAnsi="Times New Roman" w:cs="Times New Roman"/>
        </w:rPr>
        <w:t>combined</w:t>
      </w:r>
      <w:r>
        <w:rPr>
          <w:rFonts w:ascii="Times New Roman" w:hAnsi="Times New Roman" w:cs="Times New Roman"/>
        </w:rPr>
        <w:t xml:space="preserve"> diet DNA metabarcoding </w:t>
      </w:r>
      <w:r w:rsidR="002B0AC6">
        <w:rPr>
          <w:rFonts w:ascii="Times New Roman" w:hAnsi="Times New Roman" w:cs="Times New Roman"/>
        </w:rPr>
        <w:t xml:space="preserve">data </w:t>
      </w:r>
      <w:r w:rsidR="00B26C4B">
        <w:rPr>
          <w:rFonts w:ascii="Times New Roman" w:hAnsi="Times New Roman" w:cs="Times New Roman"/>
        </w:rPr>
        <w:t xml:space="preserve">of </w:t>
      </w:r>
      <w:r>
        <w:rPr>
          <w:rFonts w:ascii="Times New Roman" w:hAnsi="Times New Roman" w:cs="Times New Roman"/>
        </w:rPr>
        <w:t xml:space="preserve">182 individual invertebrate predators </w:t>
      </w:r>
      <w:r w:rsidR="002B0AC6">
        <w:rPr>
          <w:rFonts w:ascii="Times New Roman" w:hAnsi="Times New Roman" w:cs="Times New Roman"/>
        </w:rPr>
        <w:t>from</w:t>
      </w:r>
      <w:r>
        <w:rPr>
          <w:rFonts w:ascii="Times New Roman" w:hAnsi="Times New Roman" w:cs="Times New Roman"/>
        </w:rPr>
        <w:t xml:space="preserve"> nine species </w:t>
      </w:r>
      <w:r w:rsidR="00494475">
        <w:rPr>
          <w:rFonts w:ascii="Times New Roman" w:hAnsi="Times New Roman" w:cs="Times New Roman"/>
        </w:rPr>
        <w:t>with</w:t>
      </w:r>
      <w:r>
        <w:rPr>
          <w:rFonts w:ascii="Times New Roman" w:hAnsi="Times New Roman" w:cs="Times New Roman"/>
        </w:rPr>
        <w:t xml:space="preserve"> </w:t>
      </w:r>
      <w:r w:rsidR="00402708">
        <w:rPr>
          <w:rFonts w:ascii="Times New Roman" w:hAnsi="Times New Roman" w:cs="Times New Roman"/>
        </w:rPr>
        <w:t xml:space="preserve">community body size </w:t>
      </w:r>
      <w:r>
        <w:rPr>
          <w:rFonts w:ascii="Times New Roman" w:hAnsi="Times New Roman" w:cs="Times New Roman"/>
        </w:rPr>
        <w:t>data</w:t>
      </w:r>
      <w:r w:rsidR="002B0AC6">
        <w:rPr>
          <w:rFonts w:ascii="Times New Roman" w:hAnsi="Times New Roman" w:cs="Times New Roman"/>
        </w:rPr>
        <w:t xml:space="preserve"> to explore how predator</w:t>
      </w:r>
      <w:r w:rsidR="00B26C4B">
        <w:rPr>
          <w:rFonts w:ascii="Times New Roman" w:hAnsi="Times New Roman" w:cs="Times New Roman"/>
        </w:rPr>
        <w:t xml:space="preserve"> </w:t>
      </w:r>
      <w:r w:rsidR="00494475">
        <w:rPr>
          <w:rFonts w:ascii="Times New Roman" w:hAnsi="Times New Roman" w:cs="Times New Roman"/>
        </w:rPr>
        <w:t>traits</w:t>
      </w:r>
      <w:r w:rsidR="002B0AC6">
        <w:rPr>
          <w:rFonts w:ascii="Times New Roman" w:hAnsi="Times New Roman" w:cs="Times New Roman"/>
        </w:rPr>
        <w:t xml:space="preserve"> shape interactions</w:t>
      </w:r>
      <w:r>
        <w:rPr>
          <w:rFonts w:ascii="Times New Roman" w:hAnsi="Times New Roman" w:cs="Times New Roman"/>
        </w:rPr>
        <w:t xml:space="preserve">. </w:t>
      </w:r>
      <w:r w:rsidR="00402708">
        <w:rPr>
          <w:rFonts w:ascii="Times New Roman" w:hAnsi="Times New Roman" w:cs="Times New Roman"/>
        </w:rPr>
        <w:t xml:space="preserve">Using a total of </w:t>
      </w:r>
      <w:r w:rsidR="00B26C4B">
        <w:rPr>
          <w:rFonts w:ascii="Times New Roman" w:hAnsi="Times New Roman" w:cs="Times New Roman"/>
        </w:rPr>
        <w:t>335 individual predator-prey interactions</w:t>
      </w:r>
      <w:r w:rsidR="00402708">
        <w:rPr>
          <w:rFonts w:ascii="Times New Roman" w:hAnsi="Times New Roman" w:cs="Times New Roman"/>
        </w:rPr>
        <w:t>, we</w:t>
      </w:r>
      <w:r w:rsidR="00B26C4B">
        <w:rPr>
          <w:rFonts w:ascii="Times New Roman" w:hAnsi="Times New Roman" w:cs="Times New Roman"/>
        </w:rPr>
        <w:t xml:space="preserve"> found</w:t>
      </w:r>
      <w:r>
        <w:rPr>
          <w:rFonts w:ascii="Times New Roman" w:hAnsi="Times New Roman" w:cs="Times New Roman"/>
        </w:rPr>
        <w:t xml:space="preserve"> </w:t>
      </w:r>
      <w:r w:rsidR="008A584B">
        <w:rPr>
          <w:rFonts w:ascii="Times New Roman" w:hAnsi="Times New Roman" w:cs="Times New Roman"/>
        </w:rPr>
        <w:t xml:space="preserve">that </w:t>
      </w:r>
      <w:r>
        <w:rPr>
          <w:rFonts w:ascii="Times New Roman" w:hAnsi="Times New Roman" w:cs="Times New Roman"/>
        </w:rPr>
        <w:t xml:space="preserve">1) </w:t>
      </w:r>
      <w:r w:rsidR="00B26C4B">
        <w:rPr>
          <w:rFonts w:ascii="Times New Roman" w:hAnsi="Times New Roman" w:cs="Times New Roman"/>
        </w:rPr>
        <w:t xml:space="preserve">prey size scales with predator size, with species-specific </w:t>
      </w:r>
      <w:r w:rsidR="002B0AC6">
        <w:rPr>
          <w:rFonts w:ascii="Times New Roman" w:hAnsi="Times New Roman" w:cs="Times New Roman"/>
        </w:rPr>
        <w:t>variation</w:t>
      </w:r>
      <w:r w:rsidR="002E3980">
        <w:rPr>
          <w:rFonts w:ascii="Times New Roman" w:hAnsi="Times New Roman" w:cs="Times New Roman"/>
        </w:rPr>
        <w:t xml:space="preserve"> to a general </w:t>
      </w:r>
      <w:r w:rsidR="008A584B">
        <w:rPr>
          <w:rFonts w:ascii="Times New Roman" w:hAnsi="Times New Roman" w:cs="Times New Roman"/>
        </w:rPr>
        <w:t xml:space="preserve">size </w:t>
      </w:r>
      <w:r w:rsidR="002E3980">
        <w:rPr>
          <w:rFonts w:ascii="Times New Roman" w:hAnsi="Times New Roman" w:cs="Times New Roman"/>
        </w:rPr>
        <w:t>scaling relationship</w:t>
      </w:r>
      <w:r w:rsidR="004D3EE5">
        <w:rPr>
          <w:rFonts w:ascii="Times New Roman" w:hAnsi="Times New Roman" w:cs="Times New Roman"/>
        </w:rPr>
        <w:t>,</w:t>
      </w:r>
      <w:r w:rsidR="00B26C4B">
        <w:rPr>
          <w:rFonts w:ascii="Times New Roman" w:hAnsi="Times New Roman" w:cs="Times New Roman"/>
        </w:rPr>
        <w:t xml:space="preserve"> and 2</w:t>
      </w:r>
      <w:r w:rsidR="002B0AC6">
        <w:rPr>
          <w:rFonts w:ascii="Times New Roman" w:hAnsi="Times New Roman" w:cs="Times New Roman"/>
        </w:rPr>
        <w:t xml:space="preserve">) </w:t>
      </w:r>
      <w:r w:rsidR="00B26C4B">
        <w:rPr>
          <w:rFonts w:ascii="Times New Roman" w:hAnsi="Times New Roman" w:cs="Times New Roman"/>
        </w:rPr>
        <w:t xml:space="preserve">predator individuals of species that use webs to catch or subdue prey (Arachnida: Araneae) consume larger prey proportional to individual predator body size than do predator individuals that do not use webs. </w:t>
      </w:r>
      <w:r w:rsidR="00402708">
        <w:rPr>
          <w:rFonts w:ascii="Times New Roman" w:hAnsi="Times New Roman" w:cs="Times New Roman"/>
        </w:rPr>
        <w:t xml:space="preserve">Web use was a stronger predictor of this pattern than other hunting traits, including </w:t>
      </w:r>
      <w:r w:rsidR="00B26C4B">
        <w:rPr>
          <w:rFonts w:ascii="Times New Roman" w:hAnsi="Times New Roman" w:cs="Times New Roman"/>
        </w:rPr>
        <w:t>venom</w:t>
      </w:r>
      <w:r w:rsidR="00402708">
        <w:rPr>
          <w:rFonts w:ascii="Times New Roman" w:hAnsi="Times New Roman" w:cs="Times New Roman"/>
        </w:rPr>
        <w:t xml:space="preserve"> use</w:t>
      </w:r>
      <w:r w:rsidR="00B26C4B">
        <w:rPr>
          <w:rFonts w:ascii="Times New Roman" w:hAnsi="Times New Roman" w:cs="Times New Roman"/>
        </w:rPr>
        <w:t xml:space="preserve"> and active versus sit-and-wait hunting mode</w:t>
      </w:r>
      <w:r w:rsidR="00402708">
        <w:rPr>
          <w:rFonts w:ascii="Times New Roman" w:hAnsi="Times New Roman" w:cs="Times New Roman"/>
        </w:rPr>
        <w:t>s</w:t>
      </w:r>
      <w:r w:rsidR="00B26C4B">
        <w:rPr>
          <w:rFonts w:ascii="Times New Roman" w:hAnsi="Times New Roman" w:cs="Times New Roman"/>
        </w:rPr>
        <w:t xml:space="preserve">. </w:t>
      </w:r>
      <w:r w:rsidR="002B0AC6">
        <w:rPr>
          <w:rFonts w:ascii="Times New Roman" w:hAnsi="Times New Roman" w:cs="Times New Roman"/>
        </w:rPr>
        <w:t>Our findings</w:t>
      </w:r>
      <w:r w:rsidR="00D54F0A">
        <w:rPr>
          <w:rFonts w:ascii="Times New Roman" w:hAnsi="Times New Roman" w:cs="Times New Roman"/>
        </w:rPr>
        <w:t xml:space="preserve"> indicate that predator-prey traits are important in shaping trophic interactions in</w:t>
      </w:r>
      <w:r w:rsidR="002B0AC6">
        <w:rPr>
          <w:rFonts w:ascii="Times New Roman" w:hAnsi="Times New Roman" w:cs="Times New Roman"/>
        </w:rPr>
        <w:t xml:space="preserve"> invertebrate food webs and </w:t>
      </w:r>
      <w:r w:rsidR="00402708">
        <w:rPr>
          <w:rFonts w:ascii="Times New Roman" w:hAnsi="Times New Roman" w:cs="Times New Roman"/>
        </w:rPr>
        <w:t>could help predict</w:t>
      </w:r>
      <w:r w:rsidR="002B0AC6">
        <w:rPr>
          <w:rFonts w:ascii="Times New Roman" w:hAnsi="Times New Roman" w:cs="Times New Roman"/>
        </w:rPr>
        <w:t xml:space="preserve"> how anthropogenic biodiversity change will influence terrestrial invertebrates, the earth’s most diverse and biomass-dominant </w:t>
      </w:r>
      <w:r w:rsidR="004D3EE5">
        <w:rPr>
          <w:rFonts w:ascii="Times New Roman" w:hAnsi="Times New Roman" w:cs="Times New Roman"/>
        </w:rPr>
        <w:t xml:space="preserve">animal </w:t>
      </w:r>
      <w:r w:rsidR="002B0AC6">
        <w:rPr>
          <w:rFonts w:ascii="Times New Roman" w:hAnsi="Times New Roman" w:cs="Times New Roman"/>
        </w:rPr>
        <w:t xml:space="preserve">taxonomic group. </w:t>
      </w:r>
    </w:p>
    <w:p w14:paraId="651BFE58" w14:textId="77777777" w:rsidR="007D2AA9" w:rsidRPr="007D2AA9" w:rsidRDefault="007D2AA9" w:rsidP="003F3823">
      <w:pPr>
        <w:rPr>
          <w:rFonts w:ascii="Times New Roman" w:hAnsi="Times New Roman" w:cs="Times New Roman"/>
        </w:rPr>
      </w:pPr>
    </w:p>
    <w:p w14:paraId="23AAC0B1" w14:textId="33581DA8"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567681EF" w14:textId="504990F8" w:rsidR="002B0AC6" w:rsidRPr="002B0AC6" w:rsidRDefault="002B0AC6" w:rsidP="003F3823">
      <w:pPr>
        <w:rPr>
          <w:rFonts w:ascii="Times New Roman" w:hAnsi="Times New Roman" w:cs="Times New Roman"/>
        </w:rPr>
      </w:pPr>
      <w:r>
        <w:rPr>
          <w:rFonts w:ascii="Times New Roman" w:hAnsi="Times New Roman" w:cs="Times New Roman"/>
        </w:rPr>
        <w:t>Food web, arthropod,</w:t>
      </w:r>
      <w:r w:rsidR="00BC5DEF">
        <w:rPr>
          <w:rFonts w:ascii="Times New Roman" w:hAnsi="Times New Roman" w:cs="Times New Roman"/>
        </w:rPr>
        <w:t xml:space="preserve"> allometry,</w:t>
      </w:r>
      <w:r w:rsidR="00F813C9">
        <w:rPr>
          <w:rFonts w:ascii="Times New Roman" w:hAnsi="Times New Roman" w:cs="Times New Roman"/>
        </w:rPr>
        <w:t xml:space="preserve"> spider, insect,</w:t>
      </w:r>
      <w:r w:rsidR="00A016D9">
        <w:rPr>
          <w:rFonts w:ascii="Times New Roman" w:hAnsi="Times New Roman" w:cs="Times New Roman"/>
        </w:rPr>
        <w:t xml:space="preserve"> functional role, consumptive</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7C9EA1AE" w14:textId="6948790A"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{"citationItems":[{"id":"ITEM-1","itemData":{"author":[{"dropping-particle":"","family":"McCann","given":"Kevin","non-dropping-particle":"","parse-names":false,"suffix":""}],"container-title":"Nature","id":"ITEM-1","issued":{"date-parts":[["2000"]]},"title":"The diversity–stability debate","type":"article-journal","volume":"405"},"uris":["http://www.mendeley.com/documents/?uuid=03cb3904-ade0-47b2-ad40-1ab971297234"]},{"id":"ITEM-2","itemData":{"DOI":"10.1016/j.tree.2014.09.012","ISBN":"0169-5347","ISSN":"01695347","PMID":"25445878","abstract":"Extinctions beget further extinctions when species lose obligate mutualists, predators, prey, or hosts. Here, we develop a conceptual model of species and community attributes affecting secondary extinction likelihood, incorporating mechanisms that buffer organisms against partner loss. Specialized interactors, including 'cryptic specialists' with diverse but nonredundant partner assemblages, incur elevated risk. Risk is also higher for species that cannot either evolve new traits following partner loss or obtain novel partners in communities reorganizing under changing environmental conditions. Partner loss occurs alongside other anthropogenic impacts; multiple stressors can circumvent ecological buffers, enhancing secondary extinction risk. Stressors can also offset each other, reducing secondary extinction risk, a hitherto unappreciated phenomenon. This synthesis suggests improved conservation planning tactics and critical directions for research on secondary extinctions.","author":[{"dropping-particle":"","family":"Brodie","given":"Jedediah F.","non-dropping-particle":"","parse-names":false,"suffix":""},{"dropping-particle":"","family":"Aslan","given":"Clare E.","non-dropping-particle":"","parse-names":false,"suffix":""},{"dropping-particle":"","family":"Rogers","given":"Haldre S.","non-dropping-particle":"","parse-names":false,"suffix":""},{"dropping-particle":"","family":"Redford","given":"Kent H.","non-dropping-particle":"","parse-names":false,"suffix":""},{"dropping-particle":"","family":"Maron","given":"John L.","non-dropping-particle":"","parse-names":false,"suffix":""},{"dropping-particle":"","family":"Bronstein","given":"Judith L.","non-dropping-particle":"","parse-names":false,"suffix":""},{"dropping-particle":"","family":"Groves","given":"Craig R.","non-dropping-particle":"","parse-names":false,"suffix":""}],"container-title":"Trends in Ecology and Evolution","id":"ITEM-2","issue":"12","issued":{"date-parts":[["2014"]]},"page":"664-672","title":"Secondary extinctions of biodiversity","type":"article-journal","volume":"29"},"uris":["http://www.mendeley.com/documents/?uuid=c35ab0ff-4310-4533-997d-10b953a00ee5"]}],"mendeley":{"formattedCitation":"(Brodie et al., 2014; McCann, 2000)","plainTextFormattedCitation":"(Brodie et al., 2014; McCann, 2000)","previouslyFormattedCitation":"[1,2]"},"properties":{"noteIndex":0},"schema":"https://github.com/citation-style-language/schema/raw/master/csl-citation.json"}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(Brodie et al., 2014; McCann, 2000)</w:t>
      </w:r>
      <w:r w:rsidR="001C47DB">
        <w:rPr>
          <w:rFonts w:ascii="Times New Roman" w:hAnsi="Times New Roman" w:cs="Times New Roman"/>
        </w:rPr>
        <w:fldChar w:fldCharType="end"/>
      </w:r>
      <w:r>
        <w:rPr>
          <w:rFonts w:ascii="Times New Roman" w:hAnsi="Times New Roman" w:cs="Times New Roman"/>
        </w:rPr>
        <w:t xml:space="preserve">. Traditionally, predator-prey interactions have been approached from a species-specific framework; specifically, </w:t>
      </w:r>
      <w:r w:rsidR="00FF4E15">
        <w:rPr>
          <w:rFonts w:ascii="Times New Roman" w:hAnsi="Times New Roman" w:cs="Times New Roman"/>
        </w:rPr>
        <w:t xml:space="preserve">emphasis is placed on how </w:t>
      </w:r>
      <w:r>
        <w:rPr>
          <w:rFonts w:ascii="Times New Roman" w:hAnsi="Times New Roman" w:cs="Times New Roman"/>
        </w:rPr>
        <w:t xml:space="preserve">species identity or phylogenetic relatedness shape feeding interactions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{"citationItems":[{"id":"ITEM-1","itemData":{"DOI":"10.1111/j.1365-2656.2008.01460.x","ISBN":"0021-8790","ISSN":"00218790","PMID":"19120606","abstract":"1. A fundamental goal of ecological network research is to understand how the complexity observed in nature can persist and how this affects ecosystem functioning. This is essential for us to be able to predict, and eventually mitigate, the consequences of increasing environmental pertur-bations such as habitat loss, climate change, and invasions of exotic species. 2. Ecological networks can be subdivided into three broad types: 'traditional' food webs, mutual-istic networks and host–parasitoid networks. There is a recent trend towards cross-comparisons among network types and also to take a more mechanistic, as opposed to phenomenological, perspective. For example, analysis of network configurations, such as compartments, allows us to explore the role of co-evolution in structuring mutualistic networks and host–parasitoid networks, and of body size in food webs. 3. Research into ecological networks has recently undergone a renaissance, leading to the production of a new catalogue of evermore complete, taxonomically resolved, and quantitative data. Novel topological patterns have been unearthed and it is increasingly evident that it is the distribution of interaction strengths and the configuration of complexity, rather than just its magnitude, that governs network stability and structure. 4. Another significant advance is the growing recognition of the importance of individual traits and behaviour: interactions, after all, occur between individuals. The new generation of high-quality networks is now enabling us to move away from describing networks based on species-averaged data and to start exploring patterns based on individuals. Such refinements will enable us to address more general ecological questions relating to foraging theory and the recent metabolic theory of ecology. 5. We conclude by suggesting a number of 'dead ends' and 'fruitful avenues' for future research into ecological networks.","author":[{"dropping-particle":"","family":"Ings","given":"Thomas C.","non-dropping-particle":"","parse-names":false,"suffix":""},{"dropping-particle":"","family":"Montoya","given":"Jose M.","non-dropping-particle":"","parse-names":false,"suffix":""},{"dropping-particle":"","family":"Bascompte","given":"J","non-dropping-particle":"","parse-names":false,"suffix":""},{"dropping-particle":"","family":"Bluthgren","given":"N","non-dropping-particle":"","parse-names":false,"suffix":""},{"dropping-particle":"","family":"Brown","given":"Lee","non-dropping-particle":"","parse-names":false,"suffix":""},{"dropping-particle":"","family":"Dormann","given":"Carsten","non-dropping-particle":"","parse-names":false,"suffix":""},{"dropping-particle":"","family":"Edwards","given":"Francois","non-dropping-particle":"","parse-names":false,"suffix":""},{"dropping-particle":"","family":"Figueroa","given":"David","non-dropping-particle":"","parse-names":false,"suffix":""},{"dropping-particle":"","family":"Jacob","given":"Ute","non-dropping-particle":"","parse-names":false,"suffix":""},{"dropping-particle":"","family":"Jones","given":"J. Iwan","non-dropping-particle":"","parse-names":false,"suffix":""},{"dropping-particle":"","family":"Lauridsen","given":"Rasmus B.","non-dropping-particle":"","parse-names":false,"suffix":""},{"dropping-particle":"","family":"Ledger","given":"Mark E.","non-dropping-particle":"","parse-names":false,"suffix":""},{"dropping-particle":"","family":"Lewis","given":"Hannah M.","non-dropping-particle":"","parse-names":false,"suffix":""},{"dropping-particle":"","family":"Olesen","given":"Jens M.","non-dropping-particle":"","parse-names":false,"suffix":""},{"dropping-particle":"","family":"Veen","given":"F. J Frank","non-dropping-particle":"Van","parse-names":false,"suffix":""},{"dropping-particle":"","family":"Warren","given":"Phil H.","non-dropping-particle":"","parse-names":false,"suffix":""},{"dropping-particle":"","family":"Woodward","given":"Guy","non-dropping-particle":"","parse-names":false,"suffix":""}],"container-title":"Journal of Animal Ecology","id":"ITEM-1","issue":"1","issued":{"date-parts":[["2009"]]},"note":"review of network to date, suggests some fruitful avenues, including local-to-regional networks, cross-ecosystem networks, individual based networks to bridge gaps and connect understanding of network structure in a variety of habitats.","page":"253-269","title":"Ecological networks - Beyond food webs","type":"article-journal","volume":"78"},"uris":["http://www.mendeley.com/documents/?uuid=6a4ebec0-e1fc-49a9-ba1c-45a18036978d"]}],"mendeley":{"formattedCitation":"(Ings et al., 2009)","plainTextFormattedCitation":"(Ings et al., 2009)","previouslyFormattedCitation":"[3]"},"properties":{"noteIndex":0},"schema":"https://github.com/citation-style-language/schema/raw/master/csl-citation.json"}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(Ings et al., 2009)</w:t>
      </w:r>
      <w:r w:rsidR="001C47DB">
        <w:rPr>
          <w:rFonts w:ascii="Times New Roman" w:hAnsi="Times New Roman" w:cs="Times New Roman"/>
        </w:rPr>
        <w:fldChar w:fldCharType="end"/>
      </w:r>
      <w:r w:rsidR="001C47DB">
        <w:rPr>
          <w:rFonts w:ascii="Times New Roman" w:hAnsi="Times New Roman" w:cs="Times New Roman"/>
        </w:rPr>
        <w:t>.</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Evolution","id":"ITEM-1","issue":"7","issued":{"date-parts":[["2005"]]},"page":"402-409","title":"Body size in ecological networks","type":"article-journal","volume":"20"},"uris":["http://www.mendeley.com/documents/?uuid=c44bd009-d5d4-40e9-b989-a25a3a7f23fb"]}],"mendeley":{"formattedCitation":"(Woodward et al., 2005)","plainTextFormattedCitation":"(Woodward et al., 2005)","previouslyFormattedCitation":"[4]"},"properties":{"noteIndex":0},"schema":"https://github.com/citation-style-language/schema/raw/master/csl-citation.json"}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Stouffer","given":"D.B.","non-dropping-particle":"","parse-names":false,"suffix":""},{"dropping-particle":"","family":"Camacho","given":"J","non-dropping-particle":"","parse-names":false,"suffix":""},{"dropping-particle":"","family":"Guimera","given":"R","non-dropping-particle":"","parse-names":false,"suffix":""},{"dropping-particle":"","family":"Ng","given":"C.A.","non-dropping-particle":"","parse-names":false,"suffix":""},{"dropping-particle":"","family":"Nunes Amaral","given":"L.A.","non-dropping-particle":"","parse-names":false,"suffix":""}],"container-title":"Ecology","id":"ITEM-1","issue":"5","issued":{"date-parts":[["2005"]]},"page":"1301-1311","title":"Quantitative patterns in the structure of model and empirical food webs","type":"article-journal","volume":"86"},"uris":["http://www.mendeley.com/documents/?uuid=8c1e2728-35cf-4f15-9b8b-a0b925240746"]},{"id":"ITEM-2","itemData":{"DOI":"10.1007/s11284-016-1408-1","ISBN":"1128401614","ISSN":"14401703","abstract":"Community ecology is traditionally species-based and assumes that species comprise identical individuals. However, intraspecific variation is ubiquitous in nature because of ontogenetic growth and critical in food-we dynamics. To understand individual interaction-mediated food webs, researchers have recently focused on body size as the most fundamental biological aspect and assessed a parameter called the predator–prey mass ratio (PPMR). Herein, I review the conceptual development of the PPMR and suggest four major concerns regarding its measurement: (1) PPMR should be measured at the individual level because species-averaged values distort actual feeding relationships, (2) individual-level PPMR data on gape-unconstrained predators (e.g., terrestrial carnivores) are limited because previous studies have targeted gape-limited fish predators, (3) predators’ prey size selectivity (preferred PPRM) is conceptually different from dietary prey size (realized PPMR) and should be distinguished by incorporating environmental prey abundance information, and (4) determinants of preferred PPMR, rather than those of realized PPMR, should be identified to describe size-dependent predation. Future studies are encouraged to explore not only predation but also other interaction types (e.g., competition, mutualism, and herbivory) at the individual level. However, this is not likely to occur while ecological communities are still considered to be interspecific interaction networks. To resolve this situation and more comprehensively understand biodiversity and ecosystem functioning, I suggest that community ecology requires a paradigm shift in the unit of interaction from species to individuals, similar to evolutionary biology, which revolutionized the unit of selection, because interactions occur between individuals.","author":[{"dropping-particle":"","family":"Nakazawa","given":"Takefumi","non-dropping-particle":"","parse-names":false,"suffix":""}],"container-title":"Ecological Research","id":"ITEM-2","issue":"1","issued":{"date-parts":[["2017"]]},"page":"5-12","publisher":"Springer Japan","title":"Individual interaction data are required in community ecology: a conceptual review of the predator–prey mass ratio and more","type":"article-journal","volume":"32"},"uris":["http://www.mendeley.com/documents/?uuid=61c51ad4-10cd-4d0e-8ea3-02c39507b7fe"]},{"id":"ITEM-3","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Evolution","id":"ITEM-3","issue":"7","issued":{"date-parts":[["2005"]]},"page":"402-409","title":"Body size in ecological networks","type":"article-journal","volume":"20"},"uris":["http://www.mendeley.com/documents/?uuid=c44bd009-d5d4-40e9-b989-a25a3a7f23fb"]},{"id":"ITEM-4","itemData":{"DOI":"10.1111/2041-210X.12103","ISBN":"2041-210X","ISSN":"2041210X","abstract":"*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Evolution","id":"ITEM-4","issue":"11","issued":{"date-parts":[["2013"]]},"page":"1083-1090","title":"Inferring food web structure from predator-prey body size relationships","type":"article-journal","volume":"4"},"uris":["http://www.mendeley.com/documents/?uuid=4448492a-5bf5-407a-9d57-8d5b187f76ea"]}],"mendeley":{"formattedCitation":"(Gravel, Poisot, Albouy, Velez, &amp; Mouillot, 2013; Nakazawa, 2017; Stouffer, Camacho, Guimera, Ng, &amp; Nunes Amaral, 2005; Woodward et al., 2005)","plainTextFormattedCitation":"(Gravel, Poisot, Albouy, Velez, &amp; Mouillot, 2013; Nakazawa, 2017; Stouffer, Camacho, Guimera, Ng, &amp; Nunes Amaral, 2005; Woodward et al., 2005)","previouslyFormattedCitation":"[4–7]"},"properties":{"noteIndex":0},"schema":"https://github.com/citation-style-language/schema/raw/master/csl-citation.json"}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(Gravel, Poisot, Albouy, Velez, &amp; Mouillot, 2013; Nakazawa, 2017; Stouffer, Camacho, Guimera, Ng, &amp; Nunes Amaral, 2005; 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sidR="003C17C3">
        <w:rPr>
          <w:rFonts w:ascii="Times New Roman" w:hAnsi="Times New Roman" w:cs="Times New Roman"/>
        </w:rPr>
        <w:t>Wh</w:t>
      </w:r>
      <w:r w:rsidR="00015822">
        <w:rPr>
          <w:rFonts w:ascii="Times New Roman" w:hAnsi="Times New Roman" w:cs="Times New Roman"/>
        </w:rPr>
        <w:t>ereas</w:t>
      </w:r>
      <w:r w:rsidR="003C17C3">
        <w:rPr>
          <w:rFonts w:ascii="Times New Roman" w:hAnsi="Times New Roman" w:cs="Times New Roman"/>
        </w:rPr>
        <w:t xml:space="preserve"> body size alone predicts general patterns across food webs in multiple contexts, combining body size with more species-specific characteristics, including species identity, and more broadly, species traits such as locomotion</w:t>
      </w:r>
      <w:r w:rsidR="00696D8E">
        <w:rPr>
          <w:rFonts w:ascii="Times New Roman" w:hAnsi="Times New Roman" w:cs="Times New Roman"/>
        </w:rPr>
        <w:t xml:space="preserve"> or metabolic group </w:t>
      </w:r>
      <w:r w:rsidR="003C17C3">
        <w:rPr>
          <w:rFonts w:ascii="Times New Roman" w:hAnsi="Times New Roman" w:cs="Times New Roman"/>
        </w:rPr>
        <w:t xml:space="preserve">creates food web models that look even more similar to empirically-observed patterns </w:t>
      </w:r>
      <w:r w:rsidR="001804BF">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Webs","id":"ITEM-2","issued":{"date-parts":[["2015"]]},"page":"11-20","publisher":"The Authors","title":"Joining the dots: An automated method for constructing food webs from compendia of published interactions","type":"article-journal","volume":"5"},"uris":["http://www.mendeley.com/documents/?uuid=a360129c-bc30-471d-8c25-c40d37508c80"]},{"id":"ITEM-3","itemData":{"DOI":"10.1038/s41559-019-0899-x","ISSN":"2397334X","PMID":"31110252","abstract":"Predator–prey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Evolution","id":"ITEM-3","issue":"6","issued":{"date-parts":[["2019"]]},"page":"919-927","publisher":"Springer US","title":"Predator traits determine food-web architecture across ecosystems","type":"article-journal","volume":"3"},"uris":["http://www.mendeley.com/documents/?uuid=4fe4325f-2a05-4331-9d33-cf6846a89794"]},{"id":"ITEM-4","itemData":{"DOI":"10.1111/2041-210X.13125","ISSN":"2041210X","abstract":"Food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Evolution","id":"ITEM-4","issue":"3","issued":{"date-parts":[["2019"]]},"page":"356-367","title":"Inferring predator–prey interactions in food webs","type":"article-journal","volume":"10"},"uris":["http://www.mendeley.com/documents/?uuid=df3e6719-a9b8-4410-add1-db4cd678eff9"]}],"mendeley":{"formattedCitation":"(Brose et al., 2019; Gray et al., 2015; Pomeranz, Thompson, Poisot, &amp; Harding, 2019; Rudolf, Rasmussen, Dibble, &amp; Allen, 2014)","plainTextFormattedCitation":"(Brose et al., 2019; Gray et al., 2015; Pomeranz, Thompson, Poisot, &amp; Harding, 2019; Rudolf, Rasmussen, Dibble, &amp; Allen, 2014)","previouslyFormattedCitation":"[8–11]"},"properties":{"noteIndex":0},"schema":"https://github.com/citation-style-language/schema/raw/master/csl-citation.json"}</w:instrText>
      </w:r>
      <w:r w:rsidR="001804BF">
        <w:rPr>
          <w:rFonts w:ascii="Times New Roman" w:hAnsi="Times New Roman" w:cs="Times New Roman"/>
        </w:rPr>
        <w:fldChar w:fldCharType="separate"/>
      </w:r>
      <w:r w:rsidR="00D86047" w:rsidRPr="00D86047">
        <w:rPr>
          <w:rFonts w:ascii="Times New Roman" w:hAnsi="Times New Roman" w:cs="Times New Roman"/>
          <w:noProof/>
        </w:rPr>
        <w:t>(Brose et al., 2019; Gray et al., 2015; Pomeranz, Thompson, Poisot, &amp; Harding, 2019; Rudolf, Rasmussen, Dibble, &amp; Allen, 2014)</w:t>
      </w:r>
      <w:r w:rsidR="001804BF">
        <w:rPr>
          <w:rFonts w:ascii="Times New Roman" w:hAnsi="Times New Roman" w:cs="Times New Roman"/>
        </w:rPr>
        <w:fldChar w:fldCharType="end"/>
      </w:r>
      <w:r w:rsidR="001804BF">
        <w:rPr>
          <w:rFonts w:ascii="Times New Roman" w:hAnsi="Times New Roman" w:cs="Times New Roman"/>
        </w:rPr>
        <w:t>.</w:t>
      </w:r>
      <w:r w:rsidR="003C17C3">
        <w:rPr>
          <w:rFonts w:ascii="Times New Roman" w:hAnsi="Times New Roman" w:cs="Times New Roman"/>
        </w:rPr>
        <w:t xml:space="preserve"> Using general traits to describe food web patterns across ecosystems is not only important for the development of general</w:t>
      </w:r>
      <w:r w:rsidR="00D54F0A">
        <w:rPr>
          <w:rFonts w:ascii="Times New Roman" w:hAnsi="Times New Roman" w:cs="Times New Roman"/>
        </w:rPr>
        <w:t>izable</w:t>
      </w:r>
      <w:r w:rsidR="003C17C3">
        <w:rPr>
          <w:rFonts w:ascii="Times New Roman" w:hAnsi="Times New Roman" w:cs="Times New Roman"/>
        </w:rPr>
        <w:t xml:space="preserve"> rules describing patterns in biological communities but could also be integral to predicting and mitigating species extinctions given the rate of anthropogenic species loss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world","type":"article-journal","volume":"29"},"uris":["http://www.mendeley.com/documents/?uuid=13398ba8-1177-4aba-9b88-1178c30effc6"]}],"mendeley":{"formattedCitation":"(Valiente-Banuet et al., 2015)","plainTextFormattedCitation":"(Valiente-Banuet et al., 2015)","previouslyFormattedCitation":"[12]"},"properties":{"noteIndex":0},"schema":"https://github.com/citation-style-language/schema/raw/master/csl-citation.json"}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(Valiente-Banuet et al., 2015)</w:t>
      </w:r>
      <w:r w:rsidR="001C47DB">
        <w:rPr>
          <w:rFonts w:ascii="Times New Roman" w:hAnsi="Times New Roman" w:cs="Times New Roman"/>
        </w:rPr>
        <w:fldChar w:fldCharType="end"/>
      </w:r>
      <w:r w:rsidR="001C47DB">
        <w:rPr>
          <w:rFonts w:ascii="Times New Roman" w:hAnsi="Times New Roman" w:cs="Times New Roman"/>
        </w:rPr>
        <w:t>.</w:t>
      </w:r>
    </w:p>
    <w:p w14:paraId="0CB6FD9F" w14:textId="632C68EE" w:rsidR="00AB0CAD" w:rsidRDefault="00AB0CAD" w:rsidP="003F3823">
      <w:pPr>
        <w:rPr>
          <w:rFonts w:ascii="Times New Roman" w:hAnsi="Times New Roman" w:cs="Times New Roman"/>
        </w:rPr>
      </w:pPr>
    </w:p>
    <w:p w14:paraId="40AA5AF6" w14:textId="548DF060" w:rsidR="00402708" w:rsidRDefault="00015822" w:rsidP="00696010">
      <w:pPr>
        <w:autoSpaceDE w:val="0"/>
        <w:autoSpaceDN w:val="0"/>
        <w:adjustRightInd w:val="0"/>
        <w:rPr>
          <w:rFonts w:ascii="Times New Roman" w:hAnsi="Times New Roman" w:cs="Times New Roman"/>
        </w:rPr>
      </w:pPr>
      <w:r>
        <w:rPr>
          <w:rFonts w:ascii="Times New Roman" w:hAnsi="Times New Roman" w:cs="Times New Roman"/>
        </w:rPr>
        <w:t>Although</w:t>
      </w:r>
      <w:r w:rsidR="00714A1E">
        <w:rPr>
          <w:rFonts w:ascii="Times New Roman" w:hAnsi="Times New Roman" w:cs="Times New Roman"/>
        </w:rPr>
        <w:t xml:space="preserve"> a few general rules </w:t>
      </w:r>
      <w:r w:rsidR="00D54F0A">
        <w:rPr>
          <w:rFonts w:ascii="Times New Roman" w:hAnsi="Times New Roman" w:cs="Times New Roman"/>
        </w:rPr>
        <w:t>sometimes</w:t>
      </w:r>
      <w:r w:rsidR="00714A1E">
        <w:rPr>
          <w:rFonts w:ascii="Times New Roman" w:hAnsi="Times New Roman" w:cs="Times New Roman"/>
        </w:rPr>
        <w:t xml:space="preserve"> predict patterns in </w:t>
      </w:r>
      <w:r w:rsidR="00D54F0A">
        <w:rPr>
          <w:rFonts w:ascii="Times New Roman" w:hAnsi="Times New Roman" w:cs="Times New Roman"/>
        </w:rPr>
        <w:t xml:space="preserve">empirical </w:t>
      </w:r>
      <w:r w:rsidR="000E1D95">
        <w:rPr>
          <w:rFonts w:ascii="Times New Roman" w:hAnsi="Times New Roman" w:cs="Times New Roman"/>
        </w:rPr>
        <w:t xml:space="preserve">food webs </w:t>
      </w:r>
      <w:r w:rsidR="00FB5F0B">
        <w:rPr>
          <w:rFonts w:ascii="Times New Roman" w:hAnsi="Times New Roman" w:cs="Times New Roman"/>
        </w:rPr>
        <w:t xml:space="preserve">(e.g.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Evolution","id":"ITEM-1","issue":"11","issued":{"date-parts":[["2013"]]},"page":"1083-1090","title":"Inferring food web structure from predator-prey body size relationships","type":"article-journal","volume":"4"},"uris":["http://www.mendeley.com/documents/?uuid=4448492a-5bf5-407a-9d57-8d5b187f76ea"]}],"mendeley":{"formattedCitation":"(Gravel et al., 2013)","plainTextFormattedCitation":"(Gravel et al., 2013)","previouslyFormattedCitation":"[7]"},"properties":{"noteIndex":0},"schema":"https://github.com/citation-style-language/schema/raw/master/csl-citation.json"}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(Gravel et al., 2013)</w:t>
      </w:r>
      <w:r w:rsidR="00696010">
        <w:rPr>
          <w:rFonts w:ascii="Times New Roman" w:hAnsi="Times New Roman" w:cs="Times New Roman"/>
        </w:rPr>
        <w:fldChar w:fldCharType="end"/>
      </w:r>
      <w:r w:rsidR="001804BF">
        <w:rPr>
          <w:rFonts w:ascii="Times New Roman" w:hAnsi="Times New Roman" w:cs="Times New Roman"/>
        </w:rPr>
        <w:t>)</w:t>
      </w:r>
      <w:r w:rsidR="00696010">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696010">
        <w:rPr>
          <w:rFonts w:ascii="Times New Roman" w:hAnsi="Times New Roman" w:cs="Times New Roman"/>
        </w:rPr>
        <w:t xml:space="preserve">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{"citationItems":[{"id":"ITEM-1","itemData":{"DOI":"10.1111/j.1365-2435.2005.01041.x","ISSN":"02698463","abstract":"1. It is not always possible to track trophic interactions between predators and prey by direct observation. This is especially true when observing small or elusive animals with cryptic food-web ecology. Gut and/or faecal analysis can sometimes allow prey remains to be identified visually but is only possible when a component of the diet is resistant to digestion. In some cases there are no solid remains, and when there are it can lead to bias in interpretation of prey choice. 2. Numerous invasive and non-invasive methods have been developed to characterize predator-prey interactions but two principal areas dominate 'molecular' research. These are reviewed under the headings of monoclonal antibodies and DNA-based techniques. 3. Early 'molecular' studies of predator-prey food webs were dominated by the development of monoclonal antibodies. These methods continue to be used for mass-screening of field-collected arthropods for insect-specific proteins. 4. The application of species-specific primer design, polymerase chain reaction (PCR), restriction fragment length polymorphism analysis (RFLP), DNA cloning and sequencing, comparative sequence analysis (e.g. BLAST; basic local alignment search tool), high-resolution gel electrophoresis, Temperature/denaturing gradient gel electrophoresis (TGGE/DGGE) and automated fragment analysis with fluorescent probes is reviewed. The development of molecular techniques for use in predator-prey studies is primarily limited by their cost and the development of new procedures and equipment that complement them. © 2005 British Ecological Society.","author":[{"dropping-particle":"","family":"Sheppard","given":"S. K.","non-dropping-particle":"","parse-names":false,"suffix":""},{"dropping-particle":"","family":"Harwood","given":"J. D.","non-dropping-particle":"","parse-names":false,"suffix":""}],"container-title":"Functional Ecology","id":"ITEM-1","issue":"5","issued":{"date-parts":[["2005"]]},"page":"751-762","title":"Advances in molecular ecology: Tracking trophic links through predator-prey food-webs","type":"article-journal","volume":"19"},"uris":["http://www.mendeley.com/documents/?uuid=ec100941-2fe1-467e-9e58-6b799beeb186"]},{"id":"ITEM-2","itemData":{"DOI":"10.1016/B978-0-12-381363-3.00004-6","ISSN":"00652504","abstract":"Connectance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Jonsson, &amp; Emmerson, 2010; Sheppard &amp; Harwood, 2005)","plainTextFormattedCitation":"(McLaughlin, Jonsson, &amp; Emmerson, 2010; Sheppard &amp; Harwood, 2005)","previouslyFormattedCitation":"[13,14]"},"properties":{"noteIndex":0},"schema":"https://github.com/citation-style-language/schema/raw/master/csl-citation.json"}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 xml:space="preserve">(McLaughlin, </w:t>
      </w:r>
      <w:r w:rsidR="00D86047" w:rsidRPr="00D86047">
        <w:rPr>
          <w:rFonts w:ascii="Times New Roman" w:hAnsi="Times New Roman" w:cs="Times New Roman"/>
          <w:noProof/>
        </w:rPr>
        <w:lastRenderedPageBreak/>
        <w:t>Jonsson, &amp; Emmerson, 2010; Sheppard &amp; Harwood, 2005)</w:t>
      </w:r>
      <w:r w:rsidR="00696010">
        <w:rPr>
          <w:rFonts w:ascii="Times New Roman" w:hAnsi="Times New Roman" w:cs="Times New Roman"/>
        </w:rPr>
        <w:fldChar w:fldCharType="end"/>
      </w:r>
      <w:r w:rsidR="00FF4E15">
        <w:rPr>
          <w:rFonts w:ascii="Times New Roman" w:hAnsi="Times New Roman" w:cs="Times New Roman"/>
        </w:rPr>
        <w:t xml:space="preserve"> to conduct</w:t>
      </w:r>
      <w:r w:rsidR="008371CE">
        <w:rPr>
          <w:rFonts w:ascii="Times New Roman" w:hAnsi="Times New Roman" w:cs="Times New Roman"/>
        </w:rPr>
        <w:t xml:space="preserve">, we have a dearth of observed interaction data </w:t>
      </w:r>
      <w:r w:rsidR="00696D8E">
        <w:rPr>
          <w:rFonts w:ascii="Times New Roman" w:hAnsi="Times New Roman" w:cs="Times New Roman"/>
        </w:rPr>
        <w:t xml:space="preserve">from these species in their natural environments </w:t>
      </w:r>
      <w:r w:rsidR="008371CE">
        <w:rPr>
          <w:rFonts w:ascii="Times New Roman" w:hAnsi="Times New Roman" w:cs="Times New Roman"/>
        </w:rPr>
        <w:t xml:space="preserve">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structure","type":"article-journal","volume":"127"},"uris":["http://www.mendeley.com/documents/?uuid=4f155ff1-bb4b-47b8-ae5f-baf4e5303501"]},{"id":"ITEM-2","itemData":{"author":[{"dropping-particle":"","family":"Simberloff","given":"Daniel S","non-dropping-particle":"","parse-names":false,"suffix":""},{"dropping-particle":"","family":"Wilson","given":"Edward O","non-dropping-particle":"","parse-names":false,"suffix":""}],"container-title":"Ecology","id":"ITEM-2","issue":"2","issued":{"date-parts":[["1969"]]},"page":"278-296","title":"Experimental Zoogeography of Islands : The Colonization of Empty Islands","type":"article-journal","volume":"50"},"uris":["http://www.mendeley.com/documents/?uuid=770bbf7d-0a29-41b8-9ef8-9d185f8517e7"]},{"id":"ITEM-3","itemData":{"author":[{"dropping-particle":"","family":"Piechnik","given":"Denise A","non-dropping-particle":"","parse-names":false,"suffix":""},{"dropping-particle":"","family":"Lawler","given":"Sharon P","non-dropping-particle":"","parse-names":false,"suffix":""},{"dropping-particle":"","family":"Martinez","given":"Neo D","non-dropping-particle":"","parse-names":false,"suffix":""}],"container-title":"Oikos","id":"ITEM-3","issue":"5","issued":{"date-parts":[["2008"]]},"page":"665-674","title":"Food-web assembly during a classic biogeographic study: species' \"trophic breadth\"","type":"article-journal","volume":"117"},"uris":["http://www.mendeley.com/documents/?uuid=7e97126c-5a1d-4476-a285-bfd16d198161"]}],"mendeley":{"formattedCitation":"(Laigle et al., 2018; Piechnik, Lawler, &amp; Martinez, 2008; Simberloff &amp; Wilson, 1969)","plainTextFormattedCitation":"(Laigle et al., 2018; Piechnik, Lawler, &amp; Martinez, 2008; Simberloff &amp; Wilson, 1969)","previouslyFormattedCitation":"[15–17]"},"properties":{"noteIndex":0},"schema":"https://github.com/citation-style-language/schema/raw/master/csl-citation.json"}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(Laigle et al., 2018; Piechnik, Lawler, &amp; Martinez, 2008; Simberloff &amp; Wilson, 1969)</w:t>
      </w:r>
      <w:r w:rsidR="00696010">
        <w:rPr>
          <w:rFonts w:ascii="Times New Roman" w:hAnsi="Times New Roman" w:cs="Times New Roman"/>
        </w:rPr>
        <w:fldChar w:fldCharType="end"/>
      </w:r>
      <w:r w:rsidR="00696010">
        <w:rPr>
          <w:rFonts w:ascii="Times New Roman" w:hAnsi="Times New Roman" w:cs="Times New Roman"/>
        </w:rPr>
        <w:t xml:space="preserve">, </w:t>
      </w:r>
      <w:r w:rsidR="001D1F0B">
        <w:rPr>
          <w:rFonts w:ascii="Times New Roman" w:hAnsi="Times New Roman" w:cs="Times New Roman"/>
        </w:rPr>
        <w:t xml:space="preserve">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w:t>
      </w:r>
      <w:r w:rsidR="0069601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-2","issue":"10","issued":{"date-parts":[["2014"]]},"page":"1157-1172","title":"Unravelling the complex structure of forest soil food webs: Higher omnivory and more trophic levels","type":"article-journal","volume":"123"},"uris":["http://www.mendeley.com/documents/?uuid=aa34e369-0df4-4c09-af6d-c5ccfdabf0c8"]},{"id":"ITEM-3","itemData":{"DOI":"10.1002/ecy.2679","ISSN":"00129658","PMID":"30838635","abstract":"Patterns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-3","issue":"6","issued":{"date-parts":[["2019"]]},"page":"2679","title":"A meta food web for invertebrate species collected in a European grassland","type":"article-journal","volume":"100"},"uris":["http://www.mendeley.com/documents/?uuid=9e52bc16-2e0b-41c3-b6a8-b77bedd700b6"]}],"mendeley":{"formattedCitation":"(Digel, Curtsdotter, Riede, Klarner, &amp; Brose, 2014; Hines et al., 2019; Laigle et al., 2018)","plainTextFormattedCitation":"(Digel, Curtsdotter, Riede, Klarner, &amp; Brose, 2014; Hines et al., 2019; Laigle et al., 2018)","previouslyFormattedCitation":"[15,18,19]"},"properties":{"noteIndex":0},"schema":"https://github.com/citation-style-language/schema/raw/master/csl-citation.json"}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(Digel, Curtsdotter, Riede, Klarner, &amp; Brose, 2014; Hines et al., 2019; Laigle et al., 2018)</w:t>
      </w:r>
      <w:r w:rsidR="00696010">
        <w:rPr>
          <w:rFonts w:ascii="Times New Roman" w:hAnsi="Times New Roman" w:cs="Times New Roman"/>
        </w:rPr>
        <w:fldChar w:fldCharType="end"/>
      </w:r>
      <w:r w:rsidR="003B1307">
        <w:rPr>
          <w:rFonts w:ascii="Times New Roman" w:hAnsi="Times New Roman" w:cs="Times New Roman"/>
        </w:rPr>
        <w:t xml:space="preserve">, </w:t>
      </w:r>
      <w:r w:rsidR="00696D8E">
        <w:rPr>
          <w:rFonts w:ascii="Times New Roman" w:hAnsi="Times New Roman" w:cs="Times New Roman"/>
        </w:rPr>
        <w:t xml:space="preserve">derived from mesocosms or feeding trials which include only pre-defined predator-prey identity pairs </w:t>
      </w:r>
      <w:r w:rsidR="003B1307">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-1","issued":{"date-parts":[["2011"]]},"page":"483-492","title":"Taxonomic versus allometric constraints on non-linear interaction strengths","type":"article-journal","volume":"120"},"uris":["http://www.mendeley.com/documents/?uuid=788f60de-811c-4a9f-af45-c39ab8c00355"]},{"id":"ITEM-2","itemData":{"author":[{"dropping-particle":"","family":"Rudolf","given":"Volker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B","id":"ITEM-2","issued":{"date-parts":[["2014"]]},"page":"20133203","title":"Resolving the roles of body size and species identity in driving functional diversity","type":"article-journal","volume":"281"},"uris":["http://www.mendeley.com/documents/?uuid=d2f7d2a4-60b9-48d2-8d44-1749ffe2c62f"]},{"id":"ITEM-3","itemData":{"DOI":"10.1111/oik.00865","ISSN":"16000706","abstract":"Food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-3","issue":"10","issued":{"date-parts":[["2014"]]},"page":"1157-1172","title":"Unravelling the complex structure of forest soil food webs: Higher omnivory and more trophic levels","type":"article-journal","volume":"123"},"uris":["http://www.mendeley.com/documents/?uuid=aa34e369-0df4-4c09-af6d-c5ccfdabf0c8"]}],"mendeley":{"formattedCitation":"(Digel et al., 2014; Rall, Kalinkat, Ott, Vucic-Prestic, &amp; Brose, 2011; Rudolf et al., 2014)","plainTextFormattedCitation":"(Digel et al., 2014; Rall, Kalinkat, Ott, Vucic-Prestic, &amp; Brose, 2011; Rudolf et al., 2014)","previouslyFormattedCitation":"[8,18,20]"},"properties":{"noteIndex":0},"schema":"https://github.com/citation-style-language/schema/raw/master/csl-citation.json"}</w:instrText>
      </w:r>
      <w:r w:rsidR="003B1307">
        <w:rPr>
          <w:rFonts w:ascii="Times New Roman" w:hAnsi="Times New Roman" w:cs="Times New Roman"/>
        </w:rPr>
        <w:fldChar w:fldCharType="separate"/>
      </w:r>
      <w:r w:rsidR="00D86047" w:rsidRPr="00D86047">
        <w:rPr>
          <w:rFonts w:ascii="Times New Roman" w:hAnsi="Times New Roman" w:cs="Times New Roman"/>
          <w:noProof/>
        </w:rPr>
        <w:t>(Digel et al., 2014; Rall, Kalinkat, Ott, Vucic-Prestic, &amp; Brose, 2011; Rudolf et al., 2014)</w:t>
      </w:r>
      <w:r w:rsidR="003B1307">
        <w:rPr>
          <w:rFonts w:ascii="Times New Roman" w:hAnsi="Times New Roman" w:cs="Times New Roman"/>
        </w:rPr>
        <w:fldChar w:fldCharType="end"/>
      </w:r>
      <w:r w:rsidR="003B1307">
        <w:rPr>
          <w:rFonts w:ascii="Times New Roman" w:hAnsi="Times New Roman" w:cs="Times New Roman"/>
        </w:rPr>
        <w:t>. Thus</w:t>
      </w:r>
      <w:r w:rsidR="00696D8E">
        <w:rPr>
          <w:rFonts w:ascii="Times New Roman" w:hAnsi="Times New Roman" w:cs="Times New Roman"/>
        </w:rPr>
        <w:t xml:space="preserve">, because these interactions are not empirically observed in natural environments, we do not know whether patterns that emerge for these interactions </w:t>
      </w:r>
      <w:r w:rsidR="000E1D95">
        <w:rPr>
          <w:rFonts w:ascii="Times New Roman" w:hAnsi="Times New Roman" w:cs="Times New Roman"/>
        </w:rPr>
        <w:t>are real</w:t>
      </w:r>
      <w:r w:rsidR="00FF4E15">
        <w:rPr>
          <w:rFonts w:ascii="Times New Roman" w:hAnsi="Times New Roman" w:cs="Times New Roman"/>
        </w:rPr>
        <w:t>, or broad</w:t>
      </w:r>
      <w:r w:rsidR="000E1D95">
        <w:rPr>
          <w:rFonts w:ascii="Times New Roman" w:hAnsi="Times New Roman" w:cs="Times New Roman"/>
        </w:rPr>
        <w:t xml:space="preserve"> ecological patterns or artefacts of the </w:t>
      </w:r>
      <w:r w:rsidR="00696D8E">
        <w:rPr>
          <w:rFonts w:ascii="Times New Roman" w:hAnsi="Times New Roman" w:cs="Times New Roman"/>
        </w:rPr>
        <w:t>rule-based</w:t>
      </w:r>
      <w:r w:rsidR="000E1D95">
        <w:rPr>
          <w:rFonts w:ascii="Times New Roman" w:hAnsi="Times New Roman" w:cs="Times New Roman"/>
        </w:rPr>
        <w:t xml:space="preserve"> diet assignment methods used to compile them.</w:t>
      </w:r>
      <w:r w:rsidR="001D1F0B">
        <w:rPr>
          <w:rFonts w:ascii="Times New Roman" w:hAnsi="Times New Roman" w:cs="Times New Roman"/>
        </w:rPr>
        <w:t xml:space="preserve"> </w:t>
      </w:r>
      <w:r w:rsidR="00E076EC">
        <w:rPr>
          <w:rFonts w:ascii="Times New Roman" w:hAnsi="Times New Roman" w:cs="Times New Roman"/>
        </w:rPr>
        <w:t xml:space="preserve">The lack of empirical interaction data for small-bodied invertebrate taxa is not inconsequential; these taxa represent over 50% of the earth’s animal biomass and a majority of animal species diversity </w:t>
      </w:r>
      <w:r w:rsidR="00F977A0">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Biology","id":"ITEM-1","issue":"8","issued":{"date-parts":[["2011"]]},"page":"1-8","title":"How many species are there on earth and in the ocean?","type":"article-journal","volume":"9"},"uris":["http://www.mendeley.com/documents/?uuid=4aa86b14-e1be-4b6b-978c-397485ce6fb5"]},{"id":"ITEM-2","itemData":{"DOI":"10.1126/science.1230318","ISSN":"10959203","abstract":"Some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E.","non-dropping-particle":"","parse-names":false,"suffix":""}],"container-title":"Science","id":"ITEM-2","issue":"6118","issued":{"date-parts":[["2013"]]},"page":"413-416","title":"Can we name earth's species before they go extinct?","type":"article-journal","volume":"339"},"uris":["http://www.mendeley.com/documents/?uuid=32c304d3-8a3c-41b4-bfc6-42849ea06fab"]},{"id":"ITEM-3","itemData":{"DOI":"10.1146/annurev-ento-020117-043348","ISSN":"00664170","PMID":"28938083","abstract":"In the last decade, new methods of estimating global species richness have been developed and existing ones improved through the use of more appropriate statistical tools and new data. Taking the mean of most of these new estimates indicates that globally there are approximately 1.5 million, 5.5 million, and 7 million species of beetles, insects, and terrestrial arthropods, respectively. Previous estimates of 30 million species or more based on the host specificity of insects to plants now seem extremely unlikely. With 1 million insect species named, this suggests that 80% remain to be discovered and that a greater focus should be placed on less-studied taxa such as many families of Coleoptera, Diptera, and Hymenoptera and on poorly sampled parts of the world. DNA tools have revealed many new species in taxonomically intractable groups, but unbiased studies of previously well-researched insect faunas indicate that 1-2% of species may be truly cryptic.","author":[{"dropping-particle":"","family":"Stork","given":"Nigel E.","non-dropping-particle":"","parse-names":false,"suffix":""}],"container-title":"Annual Review of Entomology","id":"ITEM-3","issued":{"date-parts":[["2018"]]},"page":"31-45","title":"How Many Species of Insects and Other Terrestrial Arthropods Are There on Earth?","type":"article-journal","volume":"63"},"uris":["http://www.mendeley.com/documents/?uuid=f575d5ec-e319-4d48-966f-d5ccb25f8960"]},{"id":"ITEM-4","itemData":{"DOI":"10.1073/pnas.1711842115","ISSN":"10916490","PMID":"29784790","abstract":"A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America","id":"ITEM-4","issue":"25","issued":{"date-parts":[["2018"]]},"page":"6506-6511","title":"The biomass distribution on Earth","type":"article-journal","volume":"115"},"uris":["http://www.mendeley.com/documents/?uuid=fda04dcf-5d56-436d-acd2-f3b64850659b"]}],"mendeley":{"formattedCitation":"(Bar-On, Phillips, &amp; Milo, 2018; Costello, May, &amp; Stork, 2013; Mora, Tittensor, Adl, Simpson, &amp; Worm, 2011; Stork, 2018)","plainTextFormattedCitation":"(Bar-On, Phillips, &amp; Milo, 2018; Costello, May, &amp; Stork, 2013; Mora, Tittensor, Adl, Simpson, &amp; Worm, 2011; Stork, 2018)","previouslyFormattedCitation":"[21–24]"},"properties":{"noteIndex":0},"schema":"https://github.com/citation-style-language/schema/raw/master/csl-citation.json"}</w:instrText>
      </w:r>
      <w:r w:rsidR="00F977A0">
        <w:rPr>
          <w:rFonts w:ascii="Times New Roman" w:hAnsi="Times New Roman" w:cs="Times New Roman"/>
        </w:rPr>
        <w:fldChar w:fldCharType="separate"/>
      </w:r>
      <w:r w:rsidR="00D86047" w:rsidRPr="00D86047">
        <w:rPr>
          <w:rFonts w:ascii="Times New Roman" w:hAnsi="Times New Roman" w:cs="Times New Roman"/>
          <w:noProof/>
        </w:rPr>
        <w:t>(Bar-On, Phillips, &amp; Milo, 2018; Costello, May, &amp; Stork, 2013; Mora, Tittensor, Adl, Simpson, &amp; Worm, 2011; Stork, 2018)</w:t>
      </w:r>
      <w:r w:rsidR="00F977A0">
        <w:rPr>
          <w:rFonts w:ascii="Times New Roman" w:hAnsi="Times New Roman" w:cs="Times New Roman"/>
        </w:rPr>
        <w:fldChar w:fldCharType="end"/>
      </w:r>
      <w:r w:rsidR="00F977A0">
        <w:rPr>
          <w:rFonts w:ascii="Times New Roman" w:hAnsi="Times New Roman" w:cs="Times New Roman"/>
        </w:rPr>
        <w:t>.</w:t>
      </w:r>
    </w:p>
    <w:p w14:paraId="4237D267" w14:textId="728F9F18" w:rsidR="00B54432" w:rsidRDefault="00B54432" w:rsidP="003F3823">
      <w:pPr>
        <w:rPr>
          <w:rFonts w:ascii="Times New Roman" w:hAnsi="Times New Roman" w:cs="Times New Roman"/>
        </w:rPr>
      </w:pPr>
    </w:p>
    <w:p w14:paraId="70E8307D" w14:textId="0D54C54C" w:rsidR="00186ECE" w:rsidRDefault="00B66A52" w:rsidP="003F3823">
      <w:pPr>
        <w:rPr>
          <w:rFonts w:ascii="Times New Roman" w:hAnsi="Times New Roman" w:cs="Times New Roman"/>
        </w:rPr>
      </w:pPr>
      <w:r>
        <w:rPr>
          <w:rFonts w:ascii="Times New Roman" w:hAnsi="Times New Roman" w:cs="Times New Roman"/>
        </w:rPr>
        <w:t>In</w:t>
      </w:r>
      <w:r w:rsidR="00405883">
        <w:rPr>
          <w:rFonts w:ascii="Times New Roman" w:hAnsi="Times New Roman" w:cs="Times New Roman"/>
        </w:rPr>
        <w:t xml:space="preserve">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w:t>
      </w:r>
      <w:r w:rsidR="00AE7A8E">
        <w:rPr>
          <w:rFonts w:ascii="Times New Roman" w:hAnsi="Times New Roman" w:cs="Times New Roman"/>
        </w:rPr>
        <w:t>samples</w:t>
      </w:r>
      <w:r w:rsidR="00405883">
        <w:rPr>
          <w:rFonts w:ascii="Times New Roman" w:hAnsi="Times New Roman" w:cs="Times New Roman"/>
        </w:rPr>
        <w:t xml:space="preserve">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B26C4B">
        <w:rPr>
          <w:rFonts w:ascii="Times New Roman" w:hAnsi="Times New Roman" w:cs="Times New Roman"/>
        </w:rPr>
        <w:t>, which included 335 unique predator-prey interactions,</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402708">
        <w:rPr>
          <w:rFonts w:ascii="Times New Roman" w:hAnsi="Times New Roman" w:cs="Times New Roman"/>
        </w:rPr>
        <w:t>hunting</w:t>
      </w:r>
      <w:r w:rsidR="002B7BAF">
        <w:rPr>
          <w:rFonts w:ascii="Times New Roman" w:hAnsi="Times New Roman" w:cs="Times New Roman"/>
        </w:rPr>
        <w:t xml:space="preserve">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w:t>
      </w:r>
      <w:r w:rsidR="00CA4770">
        <w:rPr>
          <w:rFonts w:ascii="Times New Roman" w:hAnsi="Times New Roman" w:cs="Times New Roman"/>
        </w:rPr>
        <w:t>does this vary</w:t>
      </w:r>
      <w:r w:rsidR="00405883">
        <w:rPr>
          <w:rFonts w:ascii="Times New Roman" w:hAnsi="Times New Roman" w:cs="Times New Roman"/>
        </w:rPr>
        <w:t xml:space="preserve"> by predator species identity?</w:t>
      </w:r>
      <w:r w:rsidR="00E87AE2">
        <w:rPr>
          <w:rFonts w:ascii="Times New Roman" w:hAnsi="Times New Roman" w:cs="Times New Roman"/>
        </w:rPr>
        <w:t xml:space="preserve"> </w:t>
      </w:r>
      <w:r w:rsidR="00CD570A">
        <w:rPr>
          <w:rFonts w:ascii="Times New Roman" w:hAnsi="Times New Roman" w:cs="Times New Roman"/>
        </w:rPr>
        <w:t>and</w:t>
      </w:r>
      <w:r w:rsidR="003C17C3">
        <w:rPr>
          <w:rFonts w:ascii="Times New Roman" w:hAnsi="Times New Roman" w:cs="Times New Roman"/>
        </w:rPr>
        <w:t xml:space="preserve"> </w:t>
      </w:r>
      <w:r w:rsidR="00CD570A">
        <w:rPr>
          <w:rFonts w:ascii="Times New Roman" w:hAnsi="Times New Roman" w:cs="Times New Roman"/>
        </w:rPr>
        <w:t>2</w:t>
      </w:r>
      <w:r w:rsidR="00716921">
        <w:rPr>
          <w:rFonts w:ascii="Times New Roman" w:hAnsi="Times New Roman" w:cs="Times New Roman"/>
        </w:rPr>
        <w:t>)</w:t>
      </w:r>
      <w:r w:rsidR="00CD570A">
        <w:rPr>
          <w:rFonts w:ascii="Times New Roman" w:hAnsi="Times New Roman" w:cs="Times New Roman"/>
        </w:rPr>
        <w:t xml:space="preserve"> do predator </w:t>
      </w:r>
      <w:r w:rsidR="00696D8E">
        <w:rPr>
          <w:rFonts w:ascii="Times New Roman" w:hAnsi="Times New Roman" w:cs="Times New Roman"/>
        </w:rPr>
        <w:t xml:space="preserve">species </w:t>
      </w:r>
      <w:r w:rsidR="00CD570A">
        <w:rPr>
          <w:rFonts w:ascii="Times New Roman" w:hAnsi="Times New Roman" w:cs="Times New Roman"/>
        </w:rPr>
        <w:t xml:space="preserve">traits related to hunting strategy, including whether predators are active or non-active (sit-and-wait), and whether predators use venom or webs to subdue prey, </w:t>
      </w:r>
      <w:r w:rsidR="00696D8E">
        <w:rPr>
          <w:rFonts w:ascii="Times New Roman" w:hAnsi="Times New Roman" w:cs="Times New Roman"/>
        </w:rPr>
        <w:t>explain</w:t>
      </w:r>
      <w:r w:rsidR="00B85FF8">
        <w:rPr>
          <w:rFonts w:ascii="Times New Roman" w:hAnsi="Times New Roman" w:cs="Times New Roman"/>
        </w:rPr>
        <w:t xml:space="preserve"> variations in prey size selection</w:t>
      </w:r>
      <w:r w:rsidR="00D01E28">
        <w:rPr>
          <w:rFonts w:ascii="Times New Roman" w:hAnsi="Times New Roman" w:cs="Times New Roman"/>
        </w:rPr>
        <w:t>?</w:t>
      </w:r>
      <w:r w:rsidR="005961E9">
        <w:rPr>
          <w:rFonts w:ascii="Times New Roman" w:hAnsi="Times New Roman" w:cs="Times New Roman"/>
        </w:rPr>
        <w:t xml:space="preserve">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1350F52A"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w:t>
      </w:r>
      <w:r w:rsidR="00CA4770">
        <w:rPr>
          <w:rFonts w:ascii="Times New Roman" w:hAnsi="Times New Roman" w:cs="Times New Roman"/>
          <w:bCs/>
        </w:rPr>
        <w:t xml:space="preserve">detailed </w:t>
      </w:r>
      <w:r w:rsidRPr="0040503F">
        <w:rPr>
          <w:rFonts w:ascii="Times New Roman" w:hAnsi="Times New Roman" w:cs="Times New Roman"/>
          <w:bCs/>
        </w:rPr>
        <w:t>characterization of potential diet items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Gruner, Haines, Lange, &amp; Kaneshiro, 2007)","plainTextFormattedCitation":"(Handler, Gruner, Haines, Lange, &amp; Kaneshiro, 2007)","previouslyFormattedCitation":"[25]"},"properties":{"noteIndex":0},"schema":"https://github.com/citation-style-language/schema/raw/master/csl-citation.json"}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(Handler, Gruner, Haines, Lange, &amp; Kaneshiro, 2007)</w:t>
      </w:r>
      <w:r w:rsidR="002F52C7">
        <w:rPr>
          <w:rFonts w:ascii="Times New Roman" w:hAnsi="Times New Roman" w:cs="Times New Roman"/>
          <w:bCs/>
        </w:rPr>
        <w:fldChar w:fldCharType="end"/>
      </w:r>
      <w:r w:rsidR="002F52C7">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including different forest types and microhabitats </w:t>
      </w:r>
      <w:r w:rsidR="00AE7A8E">
        <w:rPr>
          <w:rFonts w:ascii="Times New Roman" w:hAnsi="Times New Roman" w:cs="Times New Roman"/>
          <w:bCs/>
        </w:rPr>
        <w:t>(</w:t>
      </w:r>
      <w:r w:rsidR="00671372">
        <w:rPr>
          <w:rFonts w:ascii="Times New Roman" w:hAnsi="Times New Roman" w:cs="Times New Roman"/>
          <w:bCs/>
        </w:rPr>
        <w:t>e.g.,</w:t>
      </w:r>
      <w:r w:rsidR="00AE7A8E">
        <w:rPr>
          <w:rFonts w:ascii="Times New Roman" w:hAnsi="Times New Roman" w:cs="Times New Roman"/>
          <w:bCs/>
        </w:rPr>
        <w:t xml:space="preserve"> </w:t>
      </w:r>
      <w:r w:rsidR="0040503F">
        <w:rPr>
          <w:rFonts w:ascii="Times New Roman" w:hAnsi="Times New Roman" w:cs="Times New Roman"/>
          <w:bCs/>
        </w:rPr>
        <w:t xml:space="preserve">understory vegetation, canopy vegetation, and soil </w:t>
      </w:r>
      <w:r w:rsidR="00671372">
        <w:rPr>
          <w:rFonts w:ascii="Times New Roman" w:hAnsi="Times New Roman" w:cs="Times New Roman"/>
          <w:bCs/>
        </w:rPr>
        <w:t>types</w:t>
      </w:r>
      <w:r w:rsidR="00AE7A8E">
        <w:rPr>
          <w:rFonts w:ascii="Times New Roman" w:hAnsi="Times New Roman" w:cs="Times New Roman"/>
          <w:bCs/>
        </w:rPr>
        <w:t>)</w:t>
      </w:r>
      <w:r w:rsidR="0040503F">
        <w:rPr>
          <w:rFonts w:ascii="Times New Roman" w:hAnsi="Times New Roman" w:cs="Times New Roman"/>
          <w:bCs/>
        </w:rPr>
        <w:t>. For each of these habitat</w:t>
      </w:r>
      <w:r w:rsidR="00AE7A8E">
        <w:rPr>
          <w:rFonts w:ascii="Times New Roman" w:hAnsi="Times New Roman" w:cs="Times New Roman"/>
          <w:bCs/>
        </w:rPr>
        <w:t xml:space="preserve"> types</w:t>
      </w:r>
      <w:r w:rsidR="0040503F">
        <w:rPr>
          <w:rFonts w:ascii="Times New Roman" w:hAnsi="Times New Roman" w:cs="Times New Roman"/>
          <w:bCs/>
        </w:rPr>
        <w:t>, we used a combination of methods, including individual collection during visual surveys for understory</w:t>
      </w:r>
      <w:r w:rsidR="00671372">
        <w:rPr>
          <w:rFonts w:ascii="Times New Roman" w:hAnsi="Times New Roman" w:cs="Times New Roman"/>
          <w:bCs/>
        </w:rPr>
        <w:t>,</w:t>
      </w:r>
      <w:r w:rsidR="0040503F">
        <w:rPr>
          <w:rFonts w:ascii="Times New Roman" w:hAnsi="Times New Roman" w:cs="Times New Roman"/>
          <w:bCs/>
        </w:rPr>
        <w:t xml:space="preserve">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002F52C7">
        <w:rPr>
          <w:rFonts w:ascii="Times New Roman" w:hAnsi="Times New Roman" w:cs="Times New Roman"/>
          <w:bCs/>
        </w:rPr>
        <w:t xml:space="preserve"> </w:t>
      </w:r>
      <w:r w:rsidRPr="0040503F">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cross-contamination","type":"article-journal","volume":"11"},"uris":["http://www.mendeley.com/documents/?uuid=c50e78b6-6f1a-48e0-982b-b90421d05175"]},{"id":"ITEM-2","itemData":{"author":[{"dropping-particle":"","family":"Miller-ter Kuile","given":"Ana","non-dropping-particle":"","parse-names":false,"suffix":""},{"dropping-particle":"","family":"Apigo","given":"Austen","non-dropping-particle":"","parse-names":false,"suffix":""},{"dropping-particle":"","family":"Young","given":"Hillary","non-dropping-particle":"","parse-names":false,"suffix":""}],"id":"ITEM-2","issued":{"date-parts":[["2020"]]},"title":"Effects of surface sterilization on diet DNA metabarcoding data of invertebrate consumers in mesocosms and natural environments","type":"article-journal"},"uris":["http://www.mendeley.com/documents/?uuid=8eae408a-b824-45f2-bc4f-ddb894294350"]}],"mendeley":{"formattedCitation":"(Greenstone, Weber, Coudron, &amp; Payton, 2011; Miller-ter Kuile, Apigo, &amp; Young, 2020)","plainTextFormattedCitation":"(Greenstone, Weber, Coudron, &amp; Payton, 2011; Miller-ter Kuile, Apigo, &amp; Young, 2020)","previouslyFormattedCitation":"[26,27]"},"properties":{"noteIndex":0},"schema":"https://github.com/citation-style-language/schema/raw/master/csl-citation.json"}</w:instrText>
      </w:r>
      <w:r w:rsidRPr="0040503F">
        <w:rPr>
          <w:rFonts w:ascii="Times New Roman" w:hAnsi="Times New Roman" w:cs="Times New Roman"/>
          <w:bCs/>
        </w:rPr>
        <w:fldChar w:fldCharType="separate"/>
      </w:r>
      <w:r w:rsidR="00D86047" w:rsidRPr="00D86047">
        <w:rPr>
          <w:rFonts w:ascii="Times New Roman" w:hAnsi="Times New Roman" w:cs="Times New Roman"/>
          <w:bCs/>
          <w:noProof/>
        </w:rPr>
        <w:t>(Greenstone, Weber, Coudron, &amp; Payton, 2011; Miller-ter Kuile, Apigo, &amp; Young, 2020)</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64D29549"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w:t>
      </w:r>
      <w:r w:rsidR="00600687">
        <w:rPr>
          <w:rFonts w:ascii="Times New Roman" w:hAnsi="Times New Roman" w:cs="Times New Roman"/>
          <w:bCs/>
        </w:rPr>
        <w:t xml:space="preserve"> using a species list for </w:t>
      </w:r>
      <w:proofErr w:type="spellStart"/>
      <w:r w:rsidR="00600687">
        <w:rPr>
          <w:rFonts w:ascii="Times New Roman" w:hAnsi="Times New Roman" w:cs="Times New Roman"/>
          <w:bCs/>
        </w:rPr>
        <w:t>Palmrya</w:t>
      </w:r>
      <w:proofErr w:type="spellEnd"/>
      <w:r w:rsidR="00600687">
        <w:rPr>
          <w:rFonts w:ascii="Times New Roman" w:hAnsi="Times New Roman" w:cs="Times New Roman"/>
          <w:bCs/>
        </w:rPr>
        <w:t xml:space="preserve"> Atoll </w:t>
      </w:r>
      <w:r w:rsidR="001804BF">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2007)","previouslyFormattedCitation":"[25]"},"properties":{"noteIndex":0},"schema":"https://github.com/citation-style-language/schema/raw/master/csl-citation.json"}</w:instrText>
      </w:r>
      <w:r w:rsidR="001804BF">
        <w:rPr>
          <w:rFonts w:ascii="Times New Roman" w:hAnsi="Times New Roman" w:cs="Times New Roman"/>
          <w:bCs/>
        </w:rPr>
        <w:fldChar w:fldCharType="separate"/>
      </w:r>
      <w:r w:rsidR="00D86047" w:rsidRPr="00D86047">
        <w:rPr>
          <w:rFonts w:ascii="Times New Roman" w:hAnsi="Times New Roman" w:cs="Times New Roman"/>
          <w:bCs/>
          <w:noProof/>
        </w:rPr>
        <w:t>(Handler et al., 2007)</w:t>
      </w:r>
      <w:r w:rsidR="001804BF">
        <w:rPr>
          <w:rFonts w:ascii="Times New Roman" w:hAnsi="Times New Roman" w:cs="Times New Roman"/>
          <w:bCs/>
        </w:rPr>
        <w:fldChar w:fldCharType="end"/>
      </w:r>
      <w:r w:rsidR="00600687">
        <w:rPr>
          <w:rFonts w:ascii="Times New Roman" w:hAnsi="Times New Roman" w:cs="Times New Roman"/>
          <w:bCs/>
        </w:rPr>
        <w:t xml:space="preserve">, </w:t>
      </w:r>
      <w:commentRangeStart w:id="1"/>
      <w:r w:rsidR="00600687">
        <w:rPr>
          <w:rFonts w:ascii="Times New Roman" w:hAnsi="Times New Roman" w:cs="Times New Roman"/>
          <w:bCs/>
        </w:rPr>
        <w:t xml:space="preserve">McLaughlin et al. </w:t>
      </w:r>
      <w:ins w:id="2" w:author="Rodolfo Dirzo" w:date="2021-03-14T18:31:00Z">
        <w:r w:rsidR="00671372">
          <w:rPr>
            <w:rFonts w:ascii="Times New Roman" w:hAnsi="Times New Roman" w:cs="Times New Roman"/>
            <w:bCs/>
          </w:rPr>
          <w:t>(</w:t>
        </w:r>
      </w:ins>
      <w:r w:rsidR="00600687">
        <w:rPr>
          <w:rFonts w:ascii="Times New Roman" w:hAnsi="Times New Roman" w:cs="Times New Roman"/>
          <w:bCs/>
          <w:i/>
          <w:iCs/>
        </w:rPr>
        <w:t>unpublished data</w:t>
      </w:r>
      <w:r w:rsidR="00600687">
        <w:rPr>
          <w:rFonts w:ascii="Times New Roman" w:hAnsi="Times New Roman" w:cs="Times New Roman"/>
          <w:bCs/>
        </w:rPr>
        <w:t>)</w:t>
      </w:r>
      <w:r>
        <w:rPr>
          <w:rFonts w:ascii="Times New Roman" w:hAnsi="Times New Roman" w:cs="Times New Roman"/>
          <w:bCs/>
        </w:rPr>
        <w:t xml:space="preserve"> </w:t>
      </w:r>
      <w:commentRangeEnd w:id="1"/>
      <w:r w:rsidR="00F25A1C">
        <w:rPr>
          <w:rStyle w:val="CommentReference"/>
        </w:rPr>
        <w:commentReference w:id="1"/>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w:t>
      </w:r>
      <w:r w:rsidR="00D54F0A">
        <w:rPr>
          <w:rFonts w:ascii="Times New Roman" w:hAnsi="Times New Roman" w:cs="Times New Roman"/>
          <w:bCs/>
        </w:rPr>
        <w:t>s sampled</w:t>
      </w:r>
      <w:r>
        <w:rPr>
          <w:rFonts w:ascii="Times New Roman" w:hAnsi="Times New Roman" w:cs="Times New Roman"/>
          <w:bCs/>
        </w:rPr>
        <w:t xml:space="preserve"> represent the most common predator </w:t>
      </w:r>
      <w:r>
        <w:rPr>
          <w:rFonts w:ascii="Times New Roman" w:hAnsi="Times New Roman" w:cs="Times New Roman"/>
          <w:bCs/>
        </w:rPr>
        <w:lastRenderedPageBreak/>
        <w:t xml:space="preserve">species found in each </w:t>
      </w:r>
      <w:r w:rsidR="00600687">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6C3D06">
        <w:rPr>
          <w:rFonts w:ascii="Times New Roman" w:hAnsi="Times New Roman" w:cs="Times New Roman"/>
          <w:bCs/>
        </w:rPr>
        <w:t xml:space="preserve">Figure </w:t>
      </w:r>
      <w:r w:rsidR="005A3F8C">
        <w:rPr>
          <w:rFonts w:ascii="Times New Roman" w:hAnsi="Times New Roman" w:cs="Times New Roman"/>
          <w:bCs/>
        </w:rPr>
        <w:t>X</w:t>
      </w:r>
      <w:r w:rsidR="006C3D06">
        <w:rPr>
          <w:rFonts w:ascii="Times New Roman" w:hAnsi="Times New Roman" w:cs="Times New Roman"/>
          <w:bCs/>
        </w:rPr>
        <w:t xml:space="preserve">,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sidRPr="002B7BAF">
        <w:rPr>
          <w:rFonts w:ascii="Times New Roman" w:hAnsi="Times New Roman" w:cs="Times New Roman"/>
          <w:b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sidRPr="009179E9">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 xml:space="preserve">hunting </w:t>
      </w:r>
      <w:commentRangeStart w:id="3"/>
      <w:r w:rsidR="00403088">
        <w:rPr>
          <w:rFonts w:ascii="Times New Roman" w:hAnsi="Times New Roman" w:cs="Times New Roman"/>
          <w:bCs/>
        </w:rPr>
        <w:t>tools</w:t>
      </w:r>
      <w:commentRangeEnd w:id="3"/>
      <w:r w:rsidR="003562B8">
        <w:rPr>
          <w:rStyle w:val="CommentReference"/>
        </w:rPr>
        <w:commentReference w:id="3"/>
      </w:r>
      <w:r w:rsidR="00403088">
        <w:rPr>
          <w:rFonts w:ascii="Times New Roman" w:hAnsi="Times New Roman" w:cs="Times New Roman"/>
          <w:bCs/>
        </w:rPr>
        <w:t>,</w:t>
      </w:r>
      <w:r w:rsidR="00CA1461">
        <w:rPr>
          <w:rFonts w:ascii="Times New Roman" w:hAnsi="Times New Roman" w:cs="Times New Roman"/>
          <w:bCs/>
        </w:rPr>
        <w:t xml:space="preserve"> including </w:t>
      </w:r>
      <w:r w:rsidR="00403088">
        <w:rPr>
          <w:rFonts w:ascii="Times New Roman" w:hAnsi="Times New Roman" w:cs="Times New Roman"/>
          <w:bCs/>
        </w:rPr>
        <w:t>webs</w:t>
      </w:r>
      <w:r w:rsidR="00600687">
        <w:rPr>
          <w:rFonts w:ascii="Times New Roman" w:hAnsi="Times New Roman" w:cs="Times New Roman"/>
          <w:bCs/>
        </w:rPr>
        <w:t xml:space="preserve">, </w:t>
      </w:r>
      <w:r w:rsidR="00403088">
        <w:rPr>
          <w:rFonts w:ascii="Times New Roman" w:hAnsi="Times New Roman" w:cs="Times New Roman"/>
          <w:bCs/>
        </w:rPr>
        <w:t xml:space="preserve">venom, and grasping forearms and employ several different hunting strategies, including </w:t>
      </w:r>
      <w:r w:rsidR="00CA1461">
        <w:rPr>
          <w:rFonts w:ascii="Times New Roman" w:hAnsi="Times New Roman" w:cs="Times New Roman"/>
          <w:bCs/>
        </w:rPr>
        <w:t>active hunting</w:t>
      </w:r>
      <w:r w:rsidR="00600687">
        <w:rPr>
          <w:rFonts w:ascii="Times New Roman" w:hAnsi="Times New Roman" w:cs="Times New Roman"/>
          <w:bCs/>
        </w:rPr>
        <w:t xml:space="preserve"> and non-active hunting (</w:t>
      </w:r>
      <w:r w:rsidR="00F25A1C">
        <w:rPr>
          <w:rFonts w:ascii="Times New Roman" w:hAnsi="Times New Roman" w:cs="Times New Roman"/>
          <w:bCs/>
        </w:rPr>
        <w:t>e.g.,</w:t>
      </w:r>
      <w:r w:rsidR="00D54F0A">
        <w:rPr>
          <w:rFonts w:ascii="Times New Roman" w:hAnsi="Times New Roman" w:cs="Times New Roman"/>
          <w:bCs/>
        </w:rPr>
        <w:t xml:space="preserve"> </w:t>
      </w:r>
      <w:r w:rsidR="00600687">
        <w:rPr>
          <w:rFonts w:ascii="Times New Roman" w:hAnsi="Times New Roman" w:cs="Times New Roman"/>
          <w:bCs/>
        </w:rPr>
        <w:t>sit-and-wait</w:t>
      </w:r>
      <w:r w:rsidR="00D54F0A">
        <w:rPr>
          <w:rFonts w:ascii="Times New Roman" w:hAnsi="Times New Roman" w:cs="Times New Roman"/>
          <w:bCs/>
        </w:rPr>
        <w:t xml:space="preserve"> or ambush</w:t>
      </w:r>
      <w:r w:rsidR="002F52C7">
        <w:rPr>
          <w:rFonts w:ascii="Times New Roman" w:hAnsi="Times New Roman" w:cs="Times New Roman"/>
          <w:bCs/>
        </w:rPr>
        <w:t xml:space="preserve">, Supplementary Table </w:t>
      </w:r>
      <w:r w:rsidR="00EE6B0C">
        <w:rPr>
          <w:rFonts w:ascii="Times New Roman" w:hAnsi="Times New Roman" w:cs="Times New Roman"/>
          <w:bCs/>
        </w:rPr>
        <w:t>3</w:t>
      </w:r>
      <w:r w:rsidR="00600687">
        <w:rPr>
          <w:rFonts w:ascii="Times New Roman" w:hAnsi="Times New Roman" w:cs="Times New Roman"/>
          <w:bCs/>
        </w:rPr>
        <w:t>)</w:t>
      </w:r>
      <w:r w:rsidR="00CA1461">
        <w:rPr>
          <w:rFonts w:ascii="Times New Roman" w:hAnsi="Times New Roman" w:cs="Times New Roman"/>
          <w:bCs/>
        </w:rPr>
        <w:t xml:space="preserve">.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34CE74EF" w:rsidR="00DD3D05" w:rsidRDefault="00D01E28" w:rsidP="003F3823">
      <w:pPr>
        <w:rPr>
          <w:rFonts w:ascii="Times New Roman" w:hAnsi="Times New Roman" w:cs="Times New Roman"/>
          <w:bCs/>
        </w:rPr>
      </w:pPr>
      <w:r>
        <w:rPr>
          <w:rFonts w:ascii="Times New Roman" w:hAnsi="Times New Roman" w:cs="Times New Roman"/>
          <w:bCs/>
        </w:rPr>
        <w:t>Our full DNA extraction, PCR amplification, library preparation, sequencing, and denoising methods can be found in the Supplementary Information</w:t>
      </w:r>
      <w:r w:rsidR="00F25A1C">
        <w:rPr>
          <w:rFonts w:ascii="Times New Roman" w:hAnsi="Times New Roman" w:cs="Times New Roman"/>
          <w:bCs/>
        </w:rPr>
        <w:t>. Here</w:t>
      </w:r>
      <w:r>
        <w:rPr>
          <w:rFonts w:ascii="Times New Roman" w:hAnsi="Times New Roman" w:cs="Times New Roman"/>
          <w:bCs/>
        </w:rPr>
        <w:t xml:space="preserve"> we provide an abridged version. </w:t>
      </w:r>
    </w:p>
    <w:p w14:paraId="4CC5B6D1" w14:textId="58035D3F" w:rsidR="00C47AA3" w:rsidRDefault="00C47AA3" w:rsidP="003F3823">
      <w:pPr>
        <w:rPr>
          <w:rFonts w:ascii="Times New Roman" w:hAnsi="Times New Roman" w:cs="Times New Roman"/>
          <w:bCs/>
        </w:rPr>
      </w:pPr>
    </w:p>
    <w:p w14:paraId="13915865" w14:textId="198343C7" w:rsidR="00795B74" w:rsidRDefault="00D00434" w:rsidP="00D00434">
      <w:pPr>
        <w:rPr>
          <w:rFonts w:ascii="Times New Roman" w:hAnsi="Times New Roman" w:cs="Times New Roman"/>
          <w:bCs/>
        </w:rPr>
      </w:pPr>
      <w:r>
        <w:rPr>
          <w:rFonts w:ascii="Times New Roman" w:hAnsi="Times New Roman" w:cs="Times New Roman"/>
          <w:bCs/>
        </w:rPr>
        <w:t xml:space="preserve">To determine the </w:t>
      </w:r>
      <w:r w:rsidR="002D7EE0">
        <w:rPr>
          <w:rFonts w:ascii="Times New Roman" w:hAnsi="Times New Roman" w:cs="Times New Roman"/>
          <w:bCs/>
        </w:rPr>
        <w:t>identity of</w:t>
      </w:r>
      <w:r w:rsidR="00F25A1C">
        <w:rPr>
          <w:rFonts w:ascii="Times New Roman" w:hAnsi="Times New Roman" w:cs="Times New Roman"/>
          <w:bCs/>
        </w:rPr>
        <w:t xml:space="preserve"> </w:t>
      </w:r>
      <w:r w:rsidR="00FA2DCC">
        <w:rPr>
          <w:rFonts w:ascii="Times New Roman" w:hAnsi="Times New Roman" w:cs="Times New Roman"/>
          <w:bCs/>
        </w:rPr>
        <w:t xml:space="preserve">prey </w:t>
      </w:r>
      <w:r w:rsidR="002D7EE0">
        <w:rPr>
          <w:rFonts w:ascii="Times New Roman" w:hAnsi="Times New Roman" w:cs="Times New Roman"/>
          <w:bCs/>
        </w:rPr>
        <w:t>DNA in predator diets</w:t>
      </w:r>
      <w:r>
        <w:rPr>
          <w:rFonts w:ascii="Times New Roman" w:hAnsi="Times New Roman" w:cs="Times New Roman"/>
          <w:bCs/>
        </w:rPr>
        <w:t xml:space="preserve">, we extracted and sequenced DNA from </w:t>
      </w:r>
      <w:r w:rsidR="00C8292B">
        <w:rPr>
          <w:rFonts w:ascii="Times New Roman" w:hAnsi="Times New Roman" w:cs="Times New Roman"/>
          <w:bCs/>
        </w:rPr>
        <w:t xml:space="preserve">samples consisting of one or several predator individuals </w:t>
      </w:r>
      <w:r w:rsidR="00015D5C">
        <w:rPr>
          <w:rFonts w:ascii="Times New Roman" w:hAnsi="Times New Roman" w:cs="Times New Roman"/>
          <w:bCs/>
        </w:rPr>
        <w:t xml:space="preserve">using high throughput sequencing methods. Multiple predator individuals were combined due to small body size (thus, inability to extract ample DNA) based on shared size (mean </w:t>
      </w:r>
      <w:r w:rsidR="009179E9">
        <w:rPr>
          <w:rFonts w:ascii="Times New Roman" w:hAnsi="Times New Roman" w:cs="Times New Roman"/>
          <w:bCs/>
        </w:rPr>
        <w:t>length</w:t>
      </w:r>
      <w:r w:rsidR="00015D5C">
        <w:rPr>
          <w:rFonts w:ascii="Times New Roman" w:hAnsi="Times New Roman" w:cs="Times New Roman"/>
          <w:bCs/>
        </w:rPr>
        <w:t xml:space="preserve"> difference ± 0.5 mm), species, and sampling period</w:t>
      </w:r>
      <w:r w:rsidR="00C8292B">
        <w:rPr>
          <w:rFonts w:ascii="Times New Roman" w:hAnsi="Times New Roman" w:cs="Times New Roman"/>
          <w:bCs/>
        </w:rPr>
        <w:t xml:space="preserve"> (70%, or 128/181 samples consisted of one predator individual, </w:t>
      </w:r>
      <w:r w:rsidR="00F25A1C">
        <w:rPr>
          <w:rFonts w:ascii="Times New Roman" w:hAnsi="Times New Roman" w:cs="Times New Roman"/>
          <w:bCs/>
        </w:rPr>
        <w:t xml:space="preserve">and </w:t>
      </w:r>
      <w:r w:rsidR="00C8292B">
        <w:rPr>
          <w:rFonts w:ascii="Times New Roman" w:hAnsi="Times New Roman" w:cs="Times New Roman"/>
          <w:bCs/>
        </w:rPr>
        <w:t xml:space="preserve">53/181 </w:t>
      </w:r>
      <w:r w:rsidR="00F25A1C">
        <w:rPr>
          <w:rFonts w:ascii="Times New Roman" w:hAnsi="Times New Roman" w:cs="Times New Roman"/>
          <w:bCs/>
        </w:rPr>
        <w:t xml:space="preserve">consisted </w:t>
      </w:r>
      <w:r w:rsidR="00C8292B">
        <w:rPr>
          <w:rFonts w:ascii="Times New Roman" w:hAnsi="Times New Roman" w:cs="Times New Roman"/>
          <w:bCs/>
        </w:rPr>
        <w:t>of two or more individuals</w:t>
      </w:r>
      <w:r w:rsidR="00B3064C">
        <w:rPr>
          <w:rFonts w:ascii="Times New Roman" w:hAnsi="Times New Roman" w:cs="Times New Roman"/>
          <w:bCs/>
        </w:rPr>
        <w:t>, Supplementary Methods</w:t>
      </w:r>
      <w:r w:rsidR="00EE6B0C">
        <w:rPr>
          <w:rFonts w:ascii="Times New Roman" w:hAnsi="Times New Roman" w:cs="Times New Roman"/>
          <w:bCs/>
        </w:rPr>
        <w:t xml:space="preserve"> and</w:t>
      </w:r>
      <w:r w:rsidR="00B3064C">
        <w:rPr>
          <w:rFonts w:ascii="Times New Roman" w:hAnsi="Times New Roman" w:cs="Times New Roman"/>
          <w:bCs/>
        </w:rPr>
        <w:t xml:space="preserve"> Figures </w:t>
      </w:r>
      <w:r w:rsidR="00EE6B0C">
        <w:rPr>
          <w:rFonts w:ascii="Times New Roman" w:hAnsi="Times New Roman" w:cs="Times New Roman"/>
          <w:bCs/>
        </w:rPr>
        <w:t>7 &amp; 8</w:t>
      </w:r>
      <w:r w:rsidR="00C8292B">
        <w:rPr>
          <w:rFonts w:ascii="Times New Roman" w:hAnsi="Times New Roman" w:cs="Times New Roman"/>
          <w:bCs/>
        </w:rPr>
        <w:t>)</w:t>
      </w:r>
      <w:r w:rsidR="00015D5C">
        <w:rPr>
          <w:rFonts w:ascii="Times New Roman" w:hAnsi="Times New Roman" w:cs="Times New Roman"/>
          <w:bCs/>
        </w:rPr>
        <w:t xml:space="preserve">. </w:t>
      </w:r>
      <w:r>
        <w:rPr>
          <w:rFonts w:ascii="Times New Roman" w:hAnsi="Times New Roman" w:cs="Times New Roman"/>
          <w:bCs/>
        </w:rPr>
        <w:t xml:space="preserve">We extracted DNA from </w:t>
      </w:r>
      <w:r w:rsidR="00C73BD7">
        <w:rPr>
          <w:rFonts w:ascii="Times New Roman" w:hAnsi="Times New Roman" w:cs="Times New Roman"/>
          <w:bCs/>
        </w:rPr>
        <w:t xml:space="preserve">predator </w:t>
      </w:r>
      <w:r>
        <w:rPr>
          <w:rFonts w:ascii="Times New Roman" w:hAnsi="Times New Roman" w:cs="Times New Roman"/>
          <w:bCs/>
        </w:rPr>
        <w:t xml:space="preserve">samples using a modified CTAB protocol and following methods outlined in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sequencing","type":"article-journal","volume":"8"},"uris":["http://www.mendeley.com/documents/?uuid=fb2e8175-4a49-469a-9a3f-fd691bab5def"]}],"mendeley":{"formattedCitation":"(Krehenwinkel, Kennedy, Pekár, &amp; Gillespie, 2017)","plainTextFormattedCitation":"(Krehenwinkel, Kennedy, Pekár, &amp; Gillespie, 2017)","previouslyFormattedCitation":"[28]"},"properties":{"noteIndex":0},"schema":"https://github.com/citation-style-language/schema/raw/master/csl-citation.json"}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Kennedy, Pekár, &amp; Gillespie, 2017)</w:t>
      </w:r>
      <w:r w:rsidR="002F52C7">
        <w:rPr>
          <w:rFonts w:ascii="Times New Roman" w:hAnsi="Times New Roman" w:cs="Times New Roman"/>
          <w:bCs/>
        </w:rPr>
        <w:fldChar w:fldCharType="end"/>
      </w:r>
      <w:r>
        <w:rPr>
          <w:rFonts w:ascii="Times New Roman" w:hAnsi="Times New Roman" w:cs="Times New Roman"/>
          <w:bCs/>
        </w:rPr>
        <w:t>. We amplified the CO1 gene with general metazoan primers (</w:t>
      </w:r>
      <w:proofErr w:type="spellStart"/>
      <w:r>
        <w:rPr>
          <w:rFonts w:ascii="Times New Roman" w:hAnsi="Times New Roman" w:cs="Times New Roman"/>
          <w:bCs/>
        </w:rPr>
        <w:t>mlCOIintf</w:t>
      </w:r>
      <w:proofErr w:type="spellEnd"/>
      <w:r>
        <w:rPr>
          <w:rFonts w:ascii="Times New Roman" w:hAnsi="Times New Roman" w:cs="Times New Roman"/>
          <w:bCs/>
        </w:rPr>
        <w:t>/</w:t>
      </w:r>
      <w:proofErr w:type="spellStart"/>
      <w:r>
        <w:rPr>
          <w:rFonts w:ascii="Times New Roman" w:hAnsi="Times New Roman" w:cs="Times New Roman"/>
          <w:bCs/>
        </w:rPr>
        <w:t>Fol</w:t>
      </w:r>
      <w:proofErr w:type="spellEnd"/>
      <w:r>
        <w:rPr>
          <w:rFonts w:ascii="Times New Roman" w:hAnsi="Times New Roman" w:cs="Times New Roman"/>
          <w:bCs/>
        </w:rPr>
        <w:t>-</w:t>
      </w:r>
      <w:proofErr w:type="spellStart"/>
      <w:r>
        <w:rPr>
          <w:rFonts w:ascii="Times New Roman" w:hAnsi="Times New Roman" w:cs="Times New Roman"/>
          <w:bCs/>
        </w:rPr>
        <w:t>degen</w:t>
      </w:r>
      <w:proofErr w:type="spellEnd"/>
      <w:r>
        <w:rPr>
          <w:rFonts w:ascii="Times New Roman" w:hAnsi="Times New Roman" w:cs="Times New Roman"/>
          <w:bCs/>
        </w:rPr>
        <w:t xml:space="preserve">-rev;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sequencing","type":"article-journal","volume":"8"},"uris":["http://www.mendeley.com/documents/?uuid=fb2e8175-4a49-469a-9a3f-fd691bab5def"]},{"id":"ITEM-2","itemData":{"DOI":"10.1186/1742-9994-10-34","ISBN":"1742-9994 (Print)\\r1742-9994 (Linking)","ISSN":"17429994","PMID":"23767809","abstract":"INTRODUCTION: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J.","non-dropping-particle":"","parse-names":false,"suffix":""}],"container-title":"Frontiers in Zoology","id":"ITEM-2","issue":"1","issued":{"date-parts":[["2013"]]},"page":"1","publisher":"Frontiers in Zoology","title":"A new versatile primer set targeting a short fragment of the mitochondrial COI region for metabarcoding metazoan diversity: Application for characterizing coral reef fish gut contents","type":"article-journal","volume":"10"},"uris":["http://www.mendeley.com/documents/?uuid=97e7cb9d-ec90-4210-a6f8-fac3b0a3f39b"]},{"id":"ITEM-3","itemData":{"DOI":"10.1111/j.2041-210X.2012.00198.x","ISBN":"2041-210X","ISSN":"2041210X","PMID":"24625330","abstract":"1. Traditional biodiversity assessment is costly in time,money and taxonomic expertise.Moreover, data are frequently collected inways (e.g. visual bird lists) that are unsuitable for auditing by neutral parties, which is necessary for dispute resolution. 2. We present protocols for the extraction of ecological, taxonomic and phylogenetic information frombulk samples of arthropods. The protocols combine mass trapping of arthropods, mass-PCR amplification of theCOI barcode gene, pyrosequencing and bioinformatic analysis, which together we call ‘metabarcoding’. 3. We construct seven communities of arthropods (mostly insects) and show that it is possible to recover a substantial proportion of the original taxonomic information. We further demonstrate, for the first time, that metabarcoding allows for the precise estimation of pairwise community dis- similarity (beta diversity) and within-community phylogenetic diversity (alpha diversity), despite the inevitable loss of taxonomic information inherent tometabarcoding. 4. Alpha and beta diversity metrics are the raw materials of ecology and the environmental sci- ences, facilitating assessment of the state of the environment with a broad and efficient measure of biodiversity","author":[{"dropping-particle":"","family":"Yu","given":"Douglas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Evolution","id":"ITEM-3","issue":"4","issued":{"date-parts":[["2012"]]},"page":"613-623","title":"Biodiversity soup: Metabarcoding of arthropods for rapid biodiversity assessment and biomonitoring","type":"article-journal","volume":"3"},"uris":["http://www.mendeley.com/documents/?uuid=bfe08dd7-141d-4ee4-98a8-e184e9fb9dae"]}],"mendeley":{"formattedCitation":"(Krehenwinkel et al., 2017; Leray et al., 2013; Yu et al., 2012)","plainTextFormattedCitation":"(Krehenwinkel et al., 2017; Leray et al., 2013; Yu et al., 2012)","previouslyFormattedCitation":"[28–30]"},"properties":{"noteIndex":0},"schema":"https://github.com/citation-style-language/schema/raw/master/csl-citation.json"}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et al., 2017; Leray et al., 2013; Yu et al., 2012)</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w:t>
      </w:r>
      <w:r w:rsidR="00CA4770">
        <w:rPr>
          <w:rFonts w:ascii="Times New Roman" w:hAnsi="Times New Roman" w:cs="Times New Roman"/>
          <w:bCs/>
        </w:rPr>
        <w:t xml:space="preserve">and sequenced </w:t>
      </w:r>
      <w:r w:rsidR="00CA4770">
        <w:rPr>
          <w:rFonts w:ascii="Times New Roman" w:eastAsia="Times New Roman" w:hAnsi="Times New Roman" w:cs="Times New Roman"/>
          <w:color w:val="000000" w:themeColor="text1"/>
        </w:rPr>
        <w:t>s</w:t>
      </w:r>
      <w:r w:rsidR="00CA4770" w:rsidRPr="00073BFF">
        <w:rPr>
          <w:rFonts w:ascii="Times New Roman" w:eastAsia="Times New Roman" w:hAnsi="Times New Roman" w:cs="Times New Roman"/>
          <w:color w:val="000000" w:themeColor="text1"/>
        </w:rPr>
        <w:t xml:space="preserve">amples on the Illumina </w:t>
      </w:r>
      <w:proofErr w:type="spellStart"/>
      <w:r w:rsidR="00CA4770" w:rsidRPr="00073BFF">
        <w:rPr>
          <w:rFonts w:ascii="Times New Roman" w:eastAsia="Times New Roman" w:hAnsi="Times New Roman" w:cs="Times New Roman"/>
          <w:color w:val="000000" w:themeColor="text1"/>
        </w:rPr>
        <w:t>MiSeq</w:t>
      </w:r>
      <w:proofErr w:type="spellEnd"/>
      <w:r w:rsidR="00CA4770" w:rsidRPr="00073BFF">
        <w:rPr>
          <w:rFonts w:ascii="Times New Roman" w:eastAsia="Times New Roman" w:hAnsi="Times New Roman" w:cs="Times New Roman"/>
          <w:color w:val="000000" w:themeColor="text1"/>
        </w:rPr>
        <w:t xml:space="preserve"> platform with 250 paired-end </w:t>
      </w:r>
      <w:r w:rsidR="00CA4770">
        <w:rPr>
          <w:rFonts w:ascii="Times New Roman" w:eastAsia="Times New Roman" w:hAnsi="Times New Roman" w:cs="Times New Roman"/>
          <w:color w:val="000000" w:themeColor="text1"/>
        </w:rPr>
        <w:t>reads.</w:t>
      </w:r>
      <w:r w:rsidR="00CA4770" w:rsidDel="00CA4770">
        <w:rPr>
          <w:rFonts w:ascii="Times New Roman" w:hAnsi="Times New Roman" w:cs="Times New Roman"/>
          <w:bCs/>
        </w:rPr>
        <w:t xml:space="preserve"> </w:t>
      </w:r>
      <w:r w:rsidR="00DD2339" w:rsidRPr="0040503F">
        <w:rPr>
          <w:rFonts w:ascii="Times New Roman" w:hAnsi="Times New Roman" w:cs="Times New Roman"/>
          <w:bCs/>
        </w:rPr>
        <w:t>We merged, filtered</w:t>
      </w:r>
      <w:r w:rsidR="00DD3D05">
        <w:rPr>
          <w:rFonts w:ascii="Times New Roman" w:hAnsi="Times New Roman" w:cs="Times New Roman"/>
          <w:bCs/>
        </w:rPr>
        <w:t xml:space="preserve">, </w:t>
      </w:r>
      <w:r w:rsidR="00DD2339" w:rsidRPr="0040503F">
        <w:rPr>
          <w:rFonts w:ascii="Times New Roman" w:hAnsi="Times New Roman" w:cs="Times New Roman"/>
          <w:bCs/>
        </w:rPr>
        <w:t xml:space="preserve">and denoised our sequences </w:t>
      </w:r>
      <w:r w:rsidR="00CE2808">
        <w:rPr>
          <w:rFonts w:ascii="Times New Roman" w:hAnsi="Times New Roman" w:cs="Times New Roman"/>
          <w:bCs/>
        </w:rPr>
        <w:t>to</w:t>
      </w:r>
      <w:r w:rsidR="00CE2808" w:rsidRPr="0040503F">
        <w:rPr>
          <w:rFonts w:ascii="Times New Roman" w:hAnsi="Times New Roman" w:cs="Times New Roman"/>
          <w:bCs/>
        </w:rPr>
        <w:t xml:space="preserve"> </w:t>
      </w:r>
      <w:r w:rsidR="00DD2339" w:rsidRPr="0040503F">
        <w:rPr>
          <w:rFonts w:ascii="Times New Roman" w:hAnsi="Times New Roman" w:cs="Times New Roman"/>
          <w:bCs/>
        </w:rPr>
        <w:t>amplicon sequence variants (</w:t>
      </w:r>
      <w:commentRangeStart w:id="4"/>
      <w:r w:rsidR="00DD2339" w:rsidRPr="0040503F">
        <w:rPr>
          <w:rFonts w:ascii="Times New Roman" w:hAnsi="Times New Roman" w:cs="Times New Roman"/>
          <w:bCs/>
        </w:rPr>
        <w:t>ASVs</w:t>
      </w:r>
      <w:commentRangeEnd w:id="4"/>
      <w:r w:rsidR="005A3F8C">
        <w:rPr>
          <w:rStyle w:val="CommentReference"/>
        </w:rPr>
        <w:commentReference w:id="4"/>
      </w:r>
      <w:r w:rsidR="00DD2339" w:rsidRPr="0040503F">
        <w:rPr>
          <w:rFonts w:ascii="Times New Roman" w:hAnsi="Times New Roman" w:cs="Times New Roman"/>
          <w:bCs/>
        </w:rPr>
        <w:t xml:space="preserve">) using the </w:t>
      </w:r>
      <w:r w:rsidR="0040503F">
        <w:rPr>
          <w:rFonts w:ascii="Times New Roman" w:hAnsi="Times New Roman" w:cs="Times New Roman"/>
          <w:bCs/>
        </w:rPr>
        <w:t>DADA2</w:t>
      </w:r>
      <w:r w:rsidR="00DD2339" w:rsidRPr="0040503F">
        <w:rPr>
          <w:rFonts w:ascii="Times New Roman" w:hAnsi="Times New Roman" w:cs="Times New Roman"/>
          <w:bCs/>
        </w:rPr>
        <w:t xml:space="preserve"> </w:t>
      </w:r>
      <w:r w:rsidR="00CE2808">
        <w:rPr>
          <w:rFonts w:ascii="Times New Roman" w:hAnsi="Times New Roman" w:cs="Times New Roman"/>
          <w:bCs/>
        </w:rPr>
        <w:t xml:space="preserve">package </w:t>
      </w:r>
      <w:r w:rsidR="00FF0150">
        <w:rPr>
          <w:rFonts w:ascii="Times New Roman" w:hAnsi="Times New Roman" w:cs="Times New Roman"/>
          <w:bCs/>
        </w:rPr>
        <w:t>in R</w:t>
      </w:r>
      <w:r w:rsidR="00DD2339" w:rsidRPr="0040503F">
        <w:rPr>
          <w:rFonts w:ascii="Times New Roman" w:hAnsi="Times New Roman" w:cs="Times New Roman"/>
          <w:bCs/>
        </w:rPr>
        <w:t xml:space="preserve"> (</w:t>
      </w:r>
      <w:r w:rsidR="00FF0150" w:rsidRPr="0040503F">
        <w:rPr>
          <w:rFonts w:ascii="Times New Roman" w:hAnsi="Times New Roman" w:cs="Times New Roman"/>
          <w:bCs/>
        </w:rPr>
        <w:t xml:space="preserve">v1.1.14.0; </w:t>
      </w:r>
      <w:r w:rsidR="00FF0150" w:rsidRPr="0040503F">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2016)","plainTextFormattedCitation":"(Callahan et al., 2016)","previouslyFormattedCitation":"[31]"},"properties":{"noteIndex":0},"schema":"https://github.com/citation-style-language/schema/raw/master/csl-citation.json"}</w:instrText>
      </w:r>
      <w:r w:rsidR="00FF0150" w:rsidRPr="0040503F">
        <w:rPr>
          <w:rFonts w:ascii="Times New Roman" w:hAnsi="Times New Roman" w:cs="Times New Roman"/>
          <w:bCs/>
        </w:rPr>
        <w:fldChar w:fldCharType="separate"/>
      </w:r>
      <w:r w:rsidR="00D86047" w:rsidRPr="00D86047">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1804BF">
        <w:rPr>
          <w:rFonts w:ascii="Times New Roman" w:hAnsi="Times New Roman" w:cs="Times New Roman"/>
          <w:bCs/>
        </w:rPr>
        <w:t>, SI Figures 3 &amp; 4)</w:t>
      </w:r>
      <w:r w:rsidR="00C87714">
        <w:rPr>
          <w:rFonts w:ascii="Times New Roman" w:hAnsi="Times New Roman" w:cs="Times New Roman"/>
          <w:bCs/>
        </w:rPr>
        <w:t xml:space="preserve">. </w:t>
      </w:r>
      <w:r>
        <w:rPr>
          <w:rFonts w:ascii="Times New Roman" w:hAnsi="Times New Roman" w:cs="Times New Roman"/>
          <w:bCs/>
        </w:rPr>
        <w:t>We removed samples from analysis with incomplete sequencing depth using interpolation and extrapolation methods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2017)","previouslyFormattedCitation":"[32]"},"properties":{"noteIndex":0},"schema":"https://github.com/citation-style-language/schema/raw/master/csl-citation.json"}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&amp; Chao, 2017)</w:t>
      </w:r>
      <w:r w:rsidR="002F52C7">
        <w:rPr>
          <w:rFonts w:ascii="Times New Roman" w:hAnsi="Times New Roman" w:cs="Times New Roman"/>
          <w:bCs/>
        </w:rPr>
        <w:fldChar w:fldCharType="end"/>
      </w:r>
      <w:r>
        <w:rPr>
          <w:rFonts w:ascii="Times New Roman" w:hAnsi="Times New Roman" w:cs="Times New Roman"/>
          <w:bCs/>
        </w:rPr>
        <w:t xml:space="preserve"> and </w:t>
      </w:r>
      <w:commentRangeStart w:id="5"/>
      <w:commentRangeStart w:id="6"/>
      <w:r>
        <w:rPr>
          <w:rFonts w:ascii="Times New Roman" w:hAnsi="Times New Roman" w:cs="Times New Roman"/>
          <w:bCs/>
        </w:rPr>
        <w:t xml:space="preserve">then rarefied all sequencing depths </w:t>
      </w:r>
      <w:commentRangeEnd w:id="5"/>
      <w:r w:rsidR="00F151EE">
        <w:rPr>
          <w:rStyle w:val="CommentReference"/>
        </w:rPr>
        <w:commentReference w:id="5"/>
      </w:r>
      <w:commentRangeEnd w:id="6"/>
      <w:r w:rsidR="00B40560">
        <w:rPr>
          <w:rStyle w:val="CommentReference"/>
        </w:rPr>
        <w:commentReference w:id="6"/>
      </w:r>
      <w:r>
        <w:rPr>
          <w:rFonts w:ascii="Times New Roman" w:hAnsi="Times New Roman" w:cs="Times New Roman"/>
          <w:bCs/>
        </w:rPr>
        <w:t>to the lowest sequencing depth of remaining samples (15, 954 reads). We performed these steps in R (version</w:t>
      </w:r>
      <w:r w:rsidR="002F52C7">
        <w:rPr>
          <w:rFonts w:ascii="Times New Roman" w:hAnsi="Times New Roman" w:cs="Times New Roman"/>
          <w:bCs/>
        </w:rPr>
        <w:t xml:space="preserve"> 4.0.2</w:t>
      </w:r>
      <w:r>
        <w:rPr>
          <w:rFonts w:ascii="Times New Roman" w:hAnsi="Times New Roman" w:cs="Times New Roman"/>
          <w:bCs/>
        </w:rPr>
        <w:t xml:space="preserve">) with the </w:t>
      </w:r>
      <w:proofErr w:type="spellStart"/>
      <w:r>
        <w:rPr>
          <w:rFonts w:ascii="Times New Roman" w:hAnsi="Times New Roman" w:cs="Times New Roman"/>
          <w:bCs/>
        </w:rPr>
        <w:t>iNEXT</w:t>
      </w:r>
      <w:proofErr w:type="spellEnd"/>
      <w:r w:rsidR="002D7EE0">
        <w:rPr>
          <w:rFonts w:ascii="Times New Roman" w:hAnsi="Times New Roman" w:cs="Times New Roman"/>
          <w:bCs/>
        </w:rPr>
        <w:t xml:space="preserve"> </w:t>
      </w:r>
      <w:r>
        <w:rPr>
          <w:rFonts w:ascii="Times New Roman" w:hAnsi="Times New Roman" w:cs="Times New Roman"/>
          <w:bCs/>
        </w:rPr>
        <w:t xml:space="preserve">(version 2.0.20, </w:t>
      </w:r>
      <w:r w:rsidR="002F52C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{"citationItems":[{"id":"ITEM-1","itemData":{"DOI":"10.1111/2041-210X.12613","ISSN":"2041210X","abstract":"Hill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displays.","author":[{"dropping-particle":"","family":"Hsieh","given":"T. C.","non-dropping-particle":"","parse-names":false,"suffix":""},{"dropping-particle":"","family":"Ma","given":"K. H.","non-dropping-particle":"","parse-names":false,"suffix":""},{"dropping-particle":"","family":"Chao","given":"Anne","non-dropping-particle":"","parse-names":false,"suffix":""}],"container-title":"Methods in Ecology and Evolution","id":"ITEM-1","issue":"12","issued":{"date-parts":[["2016"]]},"page":"1451-1456","title":"iNEXT: an R package for rarefaction and extrapolation of species diversity (Hill numbers)","type":"article-journal","volume":"7"},"uris":["http://www.mendeley.com/documents/?uuid=888e8a77-8468-4a44-9672-5afb8f2edfeb"]}],"mendeley":{"formattedCitation":"(Hsieh, Ma, &amp; Chao, 2016)","plainTextFormattedCitation":"(Hsieh, Ma, &amp; Chao, 2016)","previouslyFormattedCitation":"[33]"},"properties":{"noteIndex":0},"schema":"https://github.com/citation-style-language/schema/raw/master/csl-citation.json"}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Ma, &amp; Chao, 2016)</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and vegan (version 2.5.6) packages. </w:t>
      </w:r>
    </w:p>
    <w:p w14:paraId="36C6BE08" w14:textId="01750543" w:rsidR="002350AD" w:rsidRDefault="002350AD" w:rsidP="003F3823">
      <w:pPr>
        <w:rPr>
          <w:rFonts w:ascii="Times New Roman" w:hAnsi="Times New Roman" w:cs="Times New Roman"/>
        </w:rPr>
      </w:pPr>
    </w:p>
    <w:p w14:paraId="1795D386" w14:textId="44DD06AF" w:rsidR="002350AD" w:rsidRPr="002350AD" w:rsidRDefault="002350AD" w:rsidP="003F3823">
      <w:pPr>
        <w:rPr>
          <w:rFonts w:ascii="Times New Roman" w:hAnsi="Times New Roman" w:cs="Times New Roman"/>
          <w:bCs/>
          <w:i/>
          <w:iCs/>
        </w:rPr>
      </w:pPr>
      <w:r>
        <w:rPr>
          <w:rFonts w:ascii="Times New Roman" w:hAnsi="Times New Roman" w:cs="Times New Roman"/>
          <w:bCs/>
          <w:i/>
          <w:iCs/>
        </w:rPr>
        <w:t xml:space="preserve">ASV taxonomic assignment </w:t>
      </w:r>
    </w:p>
    <w:p w14:paraId="7BCA8C42" w14:textId="6460D094" w:rsidR="0059261E" w:rsidRPr="00C66B85" w:rsidRDefault="002D7EE0" w:rsidP="003F3823">
      <w:pPr>
        <w:rPr>
          <w:rFonts w:ascii="Times New Roman" w:hAnsi="Times New Roman" w:cs="Times New Roman"/>
          <w:bCs/>
        </w:rPr>
      </w:pPr>
      <w:r>
        <w:rPr>
          <w:rFonts w:ascii="Times New Roman" w:hAnsi="Times New Roman" w:cs="Times New Roman"/>
          <w:bCs/>
        </w:rPr>
        <w:t>To determine the identity of the sequenced DNA, we compared sequenc</w:t>
      </w:r>
      <w:r w:rsidR="00364F2D">
        <w:rPr>
          <w:rFonts w:ascii="Times New Roman" w:hAnsi="Times New Roman" w:cs="Times New Roman"/>
          <w:bCs/>
        </w:rPr>
        <w:t>ing data</w:t>
      </w:r>
      <w:r>
        <w:rPr>
          <w:rFonts w:ascii="Times New Roman" w:hAnsi="Times New Roman" w:cs="Times New Roman"/>
          <w:bCs/>
        </w:rPr>
        <w:t xml:space="preserve"> </w:t>
      </w:r>
      <w:r w:rsidR="00364F2D">
        <w:rPr>
          <w:rFonts w:ascii="Times New Roman" w:hAnsi="Times New Roman" w:cs="Times New Roman"/>
          <w:bCs/>
        </w:rPr>
        <w:t xml:space="preserve">to </w:t>
      </w:r>
      <w:r>
        <w:rPr>
          <w:rFonts w:ascii="Times New Roman" w:hAnsi="Times New Roman" w:cs="Times New Roman"/>
          <w:bCs/>
        </w:rPr>
        <w:t>the GenBank and BOLD taxonomic</w:t>
      </w:r>
      <w:r w:rsidR="00DD3D05">
        <w:rPr>
          <w:rFonts w:ascii="Times New Roman" w:hAnsi="Times New Roman" w:cs="Times New Roman"/>
          <w:bCs/>
        </w:rPr>
        <w:t xml:space="preserve">. </w:t>
      </w:r>
      <w:r>
        <w:rPr>
          <w:rFonts w:ascii="Times New Roman" w:hAnsi="Times New Roman" w:cs="Times New Roman"/>
          <w:bCs/>
        </w:rPr>
        <w:t xml:space="preserve">GenBank searches </w:t>
      </w:r>
      <w:r w:rsidR="00DD3D05">
        <w:rPr>
          <w:rFonts w:ascii="Times New Roman" w:hAnsi="Times New Roman" w:cs="Times New Roman"/>
          <w:bCs/>
        </w:rPr>
        <w:t xml:space="preserve">were run using the computing cluster at UC Santa Barbara.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 xml:space="preserve">histological methods in this field </w:t>
      </w:r>
      <w:r w:rsidR="00272F2E">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ecosystems","type":"article-journal","volume":"3"},"uris":["http://www.mendeley.com/documents/?uuid=4fe4325f-2a05-4331-9d33-cf6846a89794"]},{"id":"ITEM-2","itemData":{"DOI":"10.1073/pnas.1503283112","ISBN":"0027-8424","ISSN":"0027-8424","PMID":"26034267","abstract":"Niche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recognized.","author":[{"dropping-particle":"","family":"Kartzinel","given":"Tyler R.","non-dropping-particle":"","parse-names":false,"suffix":""},{"dropping-particle":"","family":"Chen","given":"Patricia a.","non-dropping-particle":"","parse-names":false,"suffix":""},{"dropping-particle":"","family":"Coverdale","given":"Tyler C.","non-dropping-particle":"","parse-names":false,"suffix":""},{"dropping-particle":"","family":"Erickson","given":"David L.","non-dropping-particle":"","parse-names":false,"suffix":""},{"dropping-particle":"","family":"Kress","given":"W. John","non-dropping-particle":"","parse-names":false,"suffix":""},{"dropping-particle":"","family":"Kuzmina","given":"Maria L.","non-dropping-particle":"","parse-names":false,"suffix":""},{"dropping-particle":"","family":"Rubenstein","given":"Daniel I.","non-dropping-particle":"","parse-names":false,"suffix":""},{"dropping-particle":"","family":"Wang","given":"Wei","non-dropping-particle":"","parse-names":false,"suffix":""},{"dropping-particle":"","family":"Pringle","given":"Robert M.","non-dropping-particle":"","parse-names":false,"suffix":""}],"container-title":"Proceedings of the National Academy of Sciences","id":"ITEM-2","issue":"26","issued":{"date-parts":[["2015"]]},"page":"8019-8024","title":"DNA metabarcoding illuminates dietary niche partitioning by African large herbivores","type":"article-journal","volume":"112"},"uris":["http://www.mendeley.com/documents/?uuid=18648acc-bd2b-473c-8b46-c4e8f39306b3"]},{"id":"ITEM-3","itemData":{"DOI":"10.1111/mec.14872","ISSN":"1365294X","PMID":"30230073","abstract":"Analysing the structure and dynamics of biotic interaction networks and the processes shaping them is currently one of the key fields in ecology. In this paper, we develop a novel approach to gut content analysis, thereby deriving a new perspective on community interactions and their responses to environment. For this, we use an elevational gradient in the High Arctic, asking how the environment and species traits interact in shaping predator–prey interactions involving the wolf spider Pardosa glacialis. To characterize the community of potential prey available to this predator, we used pitfall trapping and vacuum sampling. To characterize the prey actually consumed, we applied molecular gut content analysis. Using joint species distribution models, we found elevation and vegetation mass to explain the most variance in the composition of the prey community locally available. However, such environmental variables had only a small effect on the prey community found in the spider's gut. These observations indicate that Pardosa exerts selective feeding on particular taxa irrespective of environmental constraints. By directly modelling the probability of predation based on gut content data, we found that neither trait matching in terms of predator and prey body size nor phylogenetic or environmental constraints modified interaction probability. Our results indicate that taxonomic identity may be more important for predator–prey interactions than environmental constraints or prey traits. The impact of environmental change on predator–prey interactions thus appears to be indirect and mediated by its imprint on the community of available prey.","author":[{"dropping-particle":"","family":"Eitzinger","given":"Bernhard","non-dropping-particle":"","parse-names":false,"suffix":""},{"dropping-particle":"","family":"Abrego","given":"Nerea","non-dropping-particle":"","parse-names":false,"suffix":""},{"dropping-particle":"","family":"Gravel","given":"Dominique","non-dropping-particle":"","parse-names":false,"suffix":""},{"dropping-particle":"","family":"Huotari","given":"Tea","non-dropping-particle":"","parse-names":false,"suffix":""},{"dropping-particle":"","family":"Vesterinen","given":"Eero J.","non-dropping-particle":"","parse-names":false,"suffix":""},{"dropping-particle":"","family":"Roslin","given":"Tomas","non-dropping-particle":"","parse-names":false,"suffix":""}],"container-title":"Molecular Ecology","id":"ITEM-3","issue":"2","issued":{"date-parts":[["2019"]]},"page":"266-280","title":"Assessing changes in arthropod predator–prey interactions through DNA-based gut content analysis—variable environment, stable diet","type":"article-journal","volume":"28"},"uris":["http://www.mendeley.com/documents/?uuid=43f197be-1161-4ceb-8693-3904499f18de"]}],"mendeley":{"formattedCitation":"(Brose et al., 2019; Eitzinger et al., 2019; Kartzinel et al., 2015)","plainTextFormattedCitation":"(Brose et al., 2019; Eitzinger et al., 2019; Kartzinel et al., 2015)","previouslyFormattedCitation":"[10,34,35]"},"properties":{"noteIndex":0},"schema":"https://github.com/citation-style-language/schema/raw/master/csl-citation.json"}</w:instrText>
      </w:r>
      <w:r w:rsidR="00272F2E">
        <w:rPr>
          <w:rFonts w:ascii="Times New Roman" w:hAnsi="Times New Roman" w:cs="Times New Roman"/>
          <w:bCs/>
        </w:rPr>
        <w:fldChar w:fldCharType="separate"/>
      </w:r>
      <w:r w:rsidR="00D86047" w:rsidRPr="00D86047">
        <w:rPr>
          <w:rFonts w:ascii="Times New Roman" w:hAnsi="Times New Roman" w:cs="Times New Roman"/>
          <w:bCs/>
          <w:noProof/>
        </w:rPr>
        <w:t>(Brose et al., 2019; Eitzinger et al., 2019; Kartzinel et al., 2015)</w:t>
      </w:r>
      <w:r w:rsidR="00272F2E">
        <w:rPr>
          <w:rFonts w:ascii="Times New Roman" w:hAnsi="Times New Roman" w:cs="Times New Roman"/>
          <w:bCs/>
        </w:rPr>
        <w:fldChar w:fldCharType="end"/>
      </w:r>
      <w:r w:rsidR="00B36E03">
        <w:rPr>
          <w:rFonts w:ascii="Times New Roman" w:hAnsi="Times New Roman" w:cs="Times New Roman"/>
          <w:bCs/>
        </w:rPr>
        <w:t xml:space="preserve"> summing the cumulative</w:t>
      </w:r>
      <w:r w:rsidR="00CE2808">
        <w:rPr>
          <w:rFonts w:ascii="Times New Roman" w:hAnsi="Times New Roman" w:cs="Times New Roman"/>
          <w:bCs/>
        </w:rPr>
        <w:t xml:space="preserve"> rarefied</w:t>
      </w:r>
      <w:r w:rsidR="00B36E03">
        <w:rPr>
          <w:rFonts w:ascii="Times New Roman" w:hAnsi="Times New Roman" w:cs="Times New Roman"/>
          <w:bCs/>
        </w:rPr>
        <w:t xml:space="preser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w:t>
      </w:r>
      <w:r w:rsidR="00D54F0A">
        <w:rPr>
          <w:rFonts w:ascii="Times New Roman" w:hAnsi="Times New Roman" w:cs="Times New Roman"/>
          <w:bCs/>
        </w:rPr>
        <w:t xml:space="preserve"> F</w:t>
      </w:r>
      <w:r w:rsidR="00C66B85">
        <w:rPr>
          <w:rFonts w:ascii="Times New Roman" w:hAnsi="Times New Roman" w:cs="Times New Roman"/>
          <w:bCs/>
        </w:rPr>
        <w:t>amily-level data provide</w:t>
      </w:r>
      <w:r w:rsidR="00D54F0A">
        <w:rPr>
          <w:rFonts w:ascii="Times New Roman" w:hAnsi="Times New Roman" w:cs="Times New Roman"/>
          <w:bCs/>
        </w:rPr>
        <w:t xml:space="preserve">s </w:t>
      </w:r>
      <w:r w:rsidR="00C66B85">
        <w:rPr>
          <w:rFonts w:ascii="Times New Roman" w:hAnsi="Times New Roman" w:cs="Times New Roman"/>
          <w:bCs/>
        </w:rPr>
        <w:t>information comparable to previous studies</w:t>
      </w:r>
      <w:r w:rsidR="00FA2DCC">
        <w:rPr>
          <w:rFonts w:ascii="Times New Roman" w:hAnsi="Times New Roman" w:cs="Times New Roman"/>
          <w:bCs/>
        </w:rPr>
        <w:t>;</w:t>
      </w:r>
      <w:r w:rsidR="00D54F0A">
        <w:rPr>
          <w:rFonts w:ascii="Times New Roman" w:hAnsi="Times New Roman" w:cs="Times New Roman"/>
          <w:bCs/>
        </w:rPr>
        <w:t xml:space="preserve"> additionally, </w:t>
      </w:r>
      <w:r w:rsidR="00C66B85">
        <w:rPr>
          <w:rFonts w:ascii="Times New Roman" w:hAnsi="Times New Roman" w:cs="Times New Roman"/>
          <w:bCs/>
        </w:rPr>
        <w:t xml:space="preserve">on Palmyra, each </w:t>
      </w:r>
      <w:commentRangeStart w:id="7"/>
      <w:r w:rsidR="00C66B85">
        <w:rPr>
          <w:rFonts w:ascii="Times New Roman" w:hAnsi="Times New Roman" w:cs="Times New Roman"/>
          <w:bCs/>
        </w:rPr>
        <w:t>family</w:t>
      </w:r>
      <w:commentRangeEnd w:id="7"/>
      <w:r w:rsidR="005A3F8C">
        <w:rPr>
          <w:rStyle w:val="CommentReference"/>
        </w:rPr>
        <w:commentReference w:id="7"/>
      </w:r>
      <w:r w:rsidR="00C66B85">
        <w:rPr>
          <w:rFonts w:ascii="Times New Roman" w:hAnsi="Times New Roman" w:cs="Times New Roman"/>
          <w:bCs/>
        </w:rPr>
        <w:t xml:space="preserve"> corresponds to an average of 1.9 (± 0.13 SE) species, </w:t>
      </w:r>
      <w:r>
        <w:rPr>
          <w:rFonts w:ascii="Times New Roman" w:hAnsi="Times New Roman" w:cs="Times New Roman"/>
          <w:bCs/>
        </w:rPr>
        <w:t xml:space="preserve">so </w:t>
      </w:r>
      <w:r w:rsidR="00C66B85">
        <w:rPr>
          <w:rFonts w:ascii="Times New Roman" w:hAnsi="Times New Roman" w:cs="Times New Roman"/>
          <w:bCs/>
        </w:rPr>
        <w:t xml:space="preserve">a family-level taxonomic assignment </w:t>
      </w:r>
      <w:r w:rsidR="00D54F0A">
        <w:rPr>
          <w:rFonts w:ascii="Times New Roman" w:hAnsi="Times New Roman" w:cs="Times New Roman"/>
          <w:bCs/>
        </w:rPr>
        <w:t>may closely mirror species-level assignments</w:t>
      </w:r>
      <w:r w:rsidR="00C66B85">
        <w:rPr>
          <w:rFonts w:ascii="Times New Roman" w:hAnsi="Times New Roman" w:cs="Times New Roman"/>
          <w:bCs/>
        </w:rPr>
        <w:t xml:space="preserve">. </w:t>
      </w:r>
      <w:r w:rsidR="00E66E58">
        <w:rPr>
          <w:rFonts w:ascii="Times New Roman" w:hAnsi="Times New Roman" w:cs="Times New Roman"/>
          <w:bCs/>
        </w:rPr>
        <w:t xml:space="preserve">All </w:t>
      </w:r>
      <w:commentRangeStart w:id="8"/>
      <w:r w:rsidR="00E66E58">
        <w:rPr>
          <w:rFonts w:ascii="Times New Roman" w:hAnsi="Times New Roman" w:cs="Times New Roman"/>
          <w:bCs/>
        </w:rPr>
        <w:t>DNA</w:t>
      </w:r>
      <w:commentRangeEnd w:id="8"/>
      <w:r w:rsidR="005A3F8C">
        <w:rPr>
          <w:rStyle w:val="CommentReference"/>
        </w:rPr>
        <w:commentReference w:id="8"/>
      </w:r>
      <w:r w:rsidR="00E66E58">
        <w:rPr>
          <w:rFonts w:ascii="Times New Roman" w:hAnsi="Times New Roman" w:cs="Times New Roman"/>
          <w:bCs/>
        </w:rPr>
        <w:t xml:space="preserve">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w:t>
      </w:r>
      <w:r w:rsidR="00786A57">
        <w:rPr>
          <w:rFonts w:ascii="Times New Roman" w:hAnsi="Times New Roman" w:cs="Times New Roman"/>
          <w:bCs/>
        </w:rPr>
        <w:t xml:space="preserve"> </w:t>
      </w:r>
      <w:r w:rsidR="00786A57">
        <w:rPr>
          <w:rFonts w:ascii="Times New Roman" w:hAnsi="Times New Roman" w:cs="Times New Roman"/>
          <w:bCs/>
        </w:rPr>
        <w:fldChar w:fldCharType="begin" w:fldLock="1"/>
      </w:r>
      <w:r w:rsidR="00D86047">
        <w:rPr>
          <w:rFonts w:ascii="Times New Roman" w:hAnsi="Times New Roman" w:cs="Times New Roman"/>
          <w:bCs/>
        </w:rPr>
        <w:instrText>ADDIN CSL_CITATION {"citationItems":[{"id":"ITEM-1","itemData":{"DOI":"10.1111/1755-0998.13009","ISSN":"17550998","PMID":"30848092","abstract":"The high-throughput capacities of the Illumina sequencing platforms and the possibility to label samples individually have encouraged wide use of sample multiplexing. However, this practice results in read misassignment (usually &lt;1%) across samples sequenced on the same lane. Alarmingly high rates of read misassignment of up to 10% were reported for lllumina sequencing machines with exclusion amplification chemistry. This may make use of these platforms prohibitive, particularly in studies that rely on low-quantity and low-quality samples, such as historical and archaeological specimens. Here, we use barcodes, short sequences that are ligated to both ends of the DNA insert, to directly quantify the rate of index hopping in 100-year old museum-preserved gorilla (Gorilla beringei) samples. Correcting for multiple sources of noise, we identify on average 0.470% of reads containing a hopped index. We show that sample-specific quantity of misassigned reads depends on the number of reads that any given sample contributes to the total sequencing pool, so that samples with few sequenced reads receive the greatest proportion of misassigned reads. This particularly affects ancient DNA samples, as these frequently differ in their DNA quantity and endogenous content. Through simulations we show that even low rates of index hopping, as reported here, can lead to biases in ancient DNA studies when multiplexing samples with vastly different quantities of endogenous material.","author":[{"dropping-particle":"","family":"Valk","given":"Tom","non-dropping-particle":"van der","parse-names":false,"suffix":""},{"dropping-particle":"","family":"Vezzi","given":"Francesco","non-dropping-particle":"","parse-names":false,"suffix":""},{"dropping-particle":"","family":"Ormestad","given":"Mattias","non-dropping-particle":"","parse-names":false,"suffix":""},{"dropping-particle":"","family":"Dalén","given":"Love","non-dropping-particle":"","parse-names":false,"suffix":""},{"dropping-particle":"","family":"Guschanski","given":"Katerina","non-dropping-particle":"","parse-names":false,"suffix":""}],"container-title":"Molecular Ecology Resources","id":"ITEM-1","issue":"5","issued":{"date-parts":[["2020"]]},"page":"1171-1181","title":"Index hopping on the Illumina HiseqX platform and its consequences for ancient DNA studies","type":"article-journal","volume":"20"},"uris":["http://www.mendeley.com/documents/?uuid=fa48ad15-8079-43e9-8c8a-7ebbfd6f14e1"]}],"mendeley":{"formattedCitation":"(van der Valk, Vezzi, Ormestad, Dalén, &amp; Guschanski, 2020)","plainTextFormattedCitation":"(van der Valk, Vezzi, Ormestad, Dalén, &amp; Guschanski, 2020)","previouslyFormattedCitation":"[36]"},"properties":{"noteIndex":0},"schema":"https://github.com/citation-style-language/schema/raw/master/csl-citation.json"}</w:instrText>
      </w:r>
      <w:r w:rsidR="00786A57">
        <w:rPr>
          <w:rFonts w:ascii="Times New Roman" w:hAnsi="Times New Roman" w:cs="Times New Roman"/>
          <w:bCs/>
        </w:rPr>
        <w:fldChar w:fldCharType="separate"/>
      </w:r>
      <w:r w:rsidR="00D86047" w:rsidRPr="00D86047">
        <w:rPr>
          <w:rFonts w:ascii="Times New Roman" w:hAnsi="Times New Roman" w:cs="Times New Roman"/>
          <w:bCs/>
          <w:noProof/>
        </w:rPr>
        <w:t>(van der Valk, Vezzi, Ormestad, Dalén, &amp; Guschanski, 2020)</w:t>
      </w:r>
      <w:r w:rsidR="00786A57">
        <w:rPr>
          <w:rFonts w:ascii="Times New Roman" w:hAnsi="Times New Roman" w:cs="Times New Roman"/>
          <w:bCs/>
        </w:rPr>
        <w:fldChar w:fldCharType="end"/>
      </w:r>
      <w:r w:rsidR="00786A57">
        <w:rPr>
          <w:rFonts w:ascii="Times New Roman" w:hAnsi="Times New Roman" w:cs="Times New Roman"/>
          <w:bCs/>
        </w:rPr>
        <w:t>.</w:t>
      </w:r>
      <w:r w:rsidR="00E66E58">
        <w:rPr>
          <w:rFonts w:ascii="Times New Roman" w:hAnsi="Times New Roman" w:cs="Times New Roman"/>
          <w:bCs/>
        </w:rPr>
        <w:t xml:space="preserve"> </w:t>
      </w:r>
      <w:r w:rsidR="002C7B9D">
        <w:rPr>
          <w:rFonts w:ascii="Times New Roman" w:hAnsi="Times New Roman" w:cs="Times New Roman"/>
          <w:bCs/>
        </w:rPr>
        <w:t xml:space="preserve">We verified ASV specificity based on positive </w:t>
      </w:r>
      <w:r w:rsidR="00EE6B0C">
        <w:rPr>
          <w:rFonts w:ascii="Times New Roman" w:hAnsi="Times New Roman" w:cs="Times New Roman"/>
          <w:bCs/>
        </w:rPr>
        <w:t xml:space="preserve">and negative </w:t>
      </w:r>
      <w:r w:rsidR="002C7B9D">
        <w:rPr>
          <w:rFonts w:ascii="Times New Roman" w:hAnsi="Times New Roman" w:cs="Times New Roman"/>
          <w:bCs/>
        </w:rPr>
        <w:t xml:space="preserve">control samples (Supplementary </w:t>
      </w:r>
      <w:r w:rsidR="00EE6B0C">
        <w:rPr>
          <w:rFonts w:ascii="Times New Roman" w:hAnsi="Times New Roman" w:cs="Times New Roman"/>
          <w:bCs/>
        </w:rPr>
        <w:t xml:space="preserve">Table 7 &amp; </w:t>
      </w:r>
      <w:r w:rsidR="002C7B9D">
        <w:rPr>
          <w:rFonts w:ascii="Times New Roman" w:hAnsi="Times New Roman" w:cs="Times New Roman"/>
          <w:bCs/>
        </w:rPr>
        <w:t>Figure</w:t>
      </w:r>
      <w:r w:rsidR="00EE6B0C">
        <w:rPr>
          <w:rFonts w:ascii="Times New Roman" w:hAnsi="Times New Roman" w:cs="Times New Roman"/>
          <w:bCs/>
        </w:rPr>
        <w:t xml:space="preserve"> 9</w:t>
      </w:r>
      <w:r w:rsidR="002C7B9D">
        <w:rPr>
          <w:rFonts w:ascii="Times New Roman" w:hAnsi="Times New Roman" w:cs="Times New Roman"/>
          <w:bCs/>
        </w:rPr>
        <w:t>)</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4401FBCF" w:rsidR="00624885" w:rsidRDefault="00D00434" w:rsidP="003F3823">
      <w:pPr>
        <w:rPr>
          <w:rFonts w:ascii="Times New Roman" w:hAnsi="Times New Roman" w:cs="Times New Roman"/>
        </w:rPr>
      </w:pPr>
      <w:r>
        <w:rPr>
          <w:rFonts w:ascii="Times New Roman" w:hAnsi="Times New Roman" w:cs="Times New Roman"/>
        </w:rPr>
        <w:lastRenderedPageBreak/>
        <w:t>We measured the length of each predator individual</w:t>
      </w:r>
      <w:r w:rsidR="009179E9">
        <w:rPr>
          <w:rFonts w:ascii="Times New Roman" w:hAnsi="Times New Roman" w:cs="Times New Roman"/>
        </w:rPr>
        <w:t xml:space="preserve"> from the front of the head to the end of the abdomen (or along the longest axis, excluding legs and other appendages)</w:t>
      </w:r>
      <w:r>
        <w:rPr>
          <w:rFonts w:ascii="Times New Roman" w:hAnsi="Times New Roman" w:cs="Times New Roman"/>
        </w:rPr>
        <w:t xml:space="preserve"> prior to DNA extraction. </w:t>
      </w:r>
      <w:r w:rsidR="00624885">
        <w:rPr>
          <w:rFonts w:ascii="Times New Roman" w:hAnsi="Times New Roman" w:cs="Times New Roman"/>
        </w:rPr>
        <w:t xml:space="preserve">We converted predator lengths to </w:t>
      </w:r>
      <w:r w:rsidR="00546DF8">
        <w:rPr>
          <w:rFonts w:ascii="Times New Roman" w:hAnsi="Times New Roman" w:cs="Times New Roman"/>
        </w:rPr>
        <w:t xml:space="preserve">wet </w:t>
      </w:r>
      <w:r w:rsidR="00624885">
        <w:rPr>
          <w:rFonts w:ascii="Times New Roman" w:hAnsi="Times New Roman" w:cs="Times New Roman"/>
        </w:rPr>
        <w:t xml:space="preserve">mass </w:t>
      </w:r>
      <w:r w:rsidR="00921B5B">
        <w:rPr>
          <w:rFonts w:ascii="Times New Roman" w:hAnsi="Times New Roman" w:cs="Times New Roman"/>
        </w:rPr>
        <w:t>using</w:t>
      </w:r>
      <w:r w:rsidR="00624885">
        <w:rPr>
          <w:rFonts w:ascii="Times New Roman" w:hAnsi="Times New Roman" w:cs="Times New Roman"/>
        </w:rPr>
        <w:t xml:space="preserve"> mass-length scaling relationships for each predator species</w:t>
      </w:r>
      <w:r w:rsidR="00D54F0A">
        <w:rPr>
          <w:rFonts w:ascii="Times New Roman" w:hAnsi="Times New Roman" w:cs="Times New Roman"/>
        </w:rPr>
        <w:t xml:space="preserve"> from</w:t>
      </w:r>
      <w:r w:rsidR="00B36E03">
        <w:rPr>
          <w:rFonts w:ascii="Times New Roman" w:hAnsi="Times New Roman" w:cs="Times New Roman"/>
        </w:rPr>
        <w:t xml:space="preserve"> </w:t>
      </w:r>
      <w:r w:rsidR="00921B5B">
        <w:rPr>
          <w:rFonts w:ascii="Times New Roman" w:hAnsi="Times New Roman" w:cs="Times New Roman"/>
        </w:rPr>
        <w:t>existing datasets</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D86047">
        <w:rPr>
          <w:rFonts w:ascii="Times New Roman" w:hAnsi="Times New Roman" w:cs="Times New Roman"/>
        </w:rPr>
        <w:instrText xml:space="preserve">ADDIN CSL_CITATION {"citationItems":[{"id":"ITEM-1","itemData":{"DOI":"10.1002/ece3.4702","ISSN":"20457758","abstract":"The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Evolution","id":"ITEM-1","issue":"24","issued":{"date-parts":[["2018"]]},"page":"12737-12749","title":"Applying generalized allometric regressions to predict live body mass of tropical and temperate arthropods","type":"article-journal","volume":"8"},"uris":["http://www.mendeley.com/documents/?uuid=4d2a627f-3265-40db-a20e-afa2b70c3f31"]},{"id":"ITEM-2","itemData":{"DOI":"10.1242/jeb.218552","ISSN":"14779145","PMID":"32457065","abstract":"Maximum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D86047">
        <w:rPr>
          <w:rFonts w:ascii="Cambria Math" w:hAnsi="Cambria Math" w:cs="Cambria Math"/>
        </w:rPr>
        <w:instrText>∼</w:instrText>
      </w:r>
      <w:r w:rsidR="00D86047">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accumulation","type":"article-journal","volume":"17"},"uris":["http://www.mendeley.com/documents/?uuid=87cdc4db-9437-4dd7-bb10-48b31c8b2099"]}],"mendeley":{"formattedCitation":"(Sohlström et al., 2018; Su et al., 2020; Yaninek &amp; Gnanvossou, 1993)","plainTextFormattedCitation":"(Sohlström et al., 2018; Su et al., 2020; Yaninek &amp; Gnanvossou, 1993)","previouslyFormattedCitation":"[37–39]"},"properties":{"noteIndex":0},"schema":"https://github.com/citation-style-language/schema/raw/master/csl-citation.json"}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(Sohlström et al., 2018; Su et al., 2020; Yaninek &amp; Gnanvossou, 1993)</w:t>
      </w:r>
      <w:r w:rsidR="00BC4812">
        <w:rPr>
          <w:rFonts w:ascii="Times New Roman" w:hAnsi="Times New Roman" w:cs="Times New Roman"/>
        </w:rPr>
        <w:fldChar w:fldCharType="end"/>
      </w:r>
      <w:r w:rsidR="00CD3CD1">
        <w:rPr>
          <w:rFonts w:ascii="Times New Roman" w:hAnsi="Times New Roman" w:cs="Times New Roman"/>
        </w:rPr>
        <w:t xml:space="preserve"> CITE UNPUBLISHED DATA).</w:t>
      </w:r>
      <w:r w:rsidR="00BC4812">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S</w:t>
      </w:r>
      <w:r w:rsidR="00EE6B0C">
        <w:rPr>
          <w:rFonts w:ascii="Times New Roman" w:hAnsi="Times New Roman" w:cs="Times New Roman"/>
        </w:rPr>
        <w:t>upplementary</w:t>
      </w:r>
      <w:r w:rsidR="00183C01">
        <w:rPr>
          <w:rFonts w:ascii="Times New Roman" w:hAnsi="Times New Roman" w:cs="Times New Roman"/>
        </w:rPr>
        <w:t xml:space="preserve"> Figure </w:t>
      </w:r>
      <w:r w:rsidR="00EE6B0C">
        <w:rPr>
          <w:rFonts w:ascii="Times New Roman" w:hAnsi="Times New Roman" w:cs="Times New Roman"/>
        </w:rPr>
        <w:t>12</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12E0E7D" w:rsidR="00FB09BB" w:rsidRDefault="00341F31" w:rsidP="003F3823">
      <w:pPr>
        <w:rPr>
          <w:rFonts w:ascii="Times New Roman" w:hAnsi="Times New Roman" w:cs="Times New Roman"/>
          <w:i/>
          <w:iCs/>
        </w:rPr>
      </w:pPr>
      <w:r>
        <w:rPr>
          <w:rFonts w:ascii="Times New Roman" w:hAnsi="Times New Roman" w:cs="Times New Roman"/>
          <w:i/>
          <w:iCs/>
        </w:rPr>
        <w:t>Dat</w:t>
      </w:r>
      <w:r w:rsidR="00A268CE">
        <w:rPr>
          <w:rFonts w:ascii="Times New Roman" w:hAnsi="Times New Roman" w:cs="Times New Roman"/>
          <w:i/>
          <w:iCs/>
        </w:rPr>
        <w:t>a</w:t>
      </w:r>
      <w:r>
        <w:rPr>
          <w:rFonts w:ascii="Times New Roman" w:hAnsi="Times New Roman" w:cs="Times New Roman"/>
          <w:i/>
          <w:iCs/>
        </w:rPr>
        <w:t xml:space="preserve"> analyses</w:t>
      </w:r>
    </w:p>
    <w:p w14:paraId="59E17121" w14:textId="74AE5BC1" w:rsidR="0016204D" w:rsidRDefault="001C75DC" w:rsidP="00195433">
      <w:pPr>
        <w:rPr>
          <w:rFonts w:ascii="Times New Roman" w:hAnsi="Times New Roman" w:cs="Times New Roman"/>
        </w:rPr>
      </w:pPr>
      <w:r>
        <w:rPr>
          <w:rFonts w:ascii="Times New Roman" w:hAnsi="Times New Roman" w:cs="Times New Roman"/>
        </w:rPr>
        <w:t>To determine</w:t>
      </w:r>
      <w:r w:rsidR="0049241C">
        <w:rPr>
          <w:rFonts w:ascii="Times New Roman" w:hAnsi="Times New Roman" w:cs="Times New Roman"/>
        </w:rPr>
        <w:t xml:space="preserve">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FE0C10">
        <w:rPr>
          <w:rFonts w:ascii="Times New Roman" w:hAnsi="Times New Roman" w:cs="Times New Roman"/>
        </w:rPr>
        <w:t>Second</w:t>
      </w:r>
      <w:r w:rsidR="0049241C">
        <w:rPr>
          <w:rFonts w:ascii="Times New Roman" w:hAnsi="Times New Roman" w:cs="Times New Roman"/>
        </w:rPr>
        <w:t>, t</w:t>
      </w:r>
      <w:r w:rsidR="00D9232A">
        <w:rPr>
          <w:rFonts w:ascii="Times New Roman" w:hAnsi="Times New Roman" w:cs="Times New Roman"/>
        </w:rPr>
        <w:t>o explore</w:t>
      </w:r>
      <w:r w:rsidR="0049241C">
        <w:rPr>
          <w:rFonts w:ascii="Times New Roman" w:hAnsi="Times New Roman" w:cs="Times New Roman"/>
        </w:rPr>
        <w:t xml:space="preserve"> </w:t>
      </w:r>
      <w:r w:rsidR="00C66B85">
        <w:rPr>
          <w:rFonts w:ascii="Times New Roman" w:hAnsi="Times New Roman" w:cs="Times New Roman"/>
        </w:rPr>
        <w:t xml:space="preserve">whether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may influence predator-prey size ratios, we divided predators based on whether or not the predator species </w:t>
      </w:r>
      <w:r w:rsidR="00FE0C10">
        <w:rPr>
          <w:rFonts w:ascii="Times New Roman" w:hAnsi="Times New Roman" w:cs="Times New Roman"/>
        </w:rPr>
        <w:t>was an active versus non-active (e.g. sit-and-wait) hunter</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2008)","previouslyFormattedCitation":"[40]"},"properties":{"noteIndex":0},"schema":"https://github.com/citation-style-language/schema/raw/master/csl-citation.json"}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(Schmitz, 2008)</w:t>
      </w:r>
      <w:r w:rsidR="00BC4812">
        <w:rPr>
          <w:rFonts w:ascii="Times New Roman" w:hAnsi="Times New Roman" w:cs="Times New Roman"/>
        </w:rPr>
        <w:fldChar w:fldCharType="end"/>
      </w:r>
      <w:r w:rsidR="00BC4812">
        <w:rPr>
          <w:rFonts w:ascii="Times New Roman" w:hAnsi="Times New Roman" w:cs="Times New Roman"/>
        </w:rPr>
        <w:t>,</w:t>
      </w:r>
      <w:r w:rsidR="00FE0C10">
        <w:rPr>
          <w:rFonts w:ascii="Times New Roman" w:hAnsi="Times New Roman" w:cs="Times New Roman"/>
        </w:rPr>
        <w:t xml:space="preserve"> </w:t>
      </w:r>
      <w:r w:rsidR="00D9232A">
        <w:rPr>
          <w:rFonts w:ascii="Times New Roman" w:hAnsi="Times New Roman" w:cs="Times New Roman"/>
        </w:rPr>
        <w:t>uses webs to either capture or subdue prey (n = 5 predator species, 101 individuals that build webs; n = 4 predator species, 81 individuals that do not build webs)</w:t>
      </w:r>
      <w:r w:rsidR="00FE0C10">
        <w:rPr>
          <w:rFonts w:ascii="Times New Roman" w:hAnsi="Times New Roman" w:cs="Times New Roman"/>
        </w:rPr>
        <w:t>, or uses venom to subdue prey</w:t>
      </w:r>
      <w:r w:rsidR="00D9232A">
        <w:rPr>
          <w:rFonts w:ascii="Times New Roman" w:hAnsi="Times New Roman" w:cs="Times New Roman"/>
        </w:rPr>
        <w:t>. We determined the ratio of predator to prey size for each of these interactions (raw predator mass/prey mass) and then built a</w:t>
      </w:r>
      <w:r w:rsidR="00355E52">
        <w:rPr>
          <w:rFonts w:ascii="Times New Roman" w:hAnsi="Times New Roman" w:cs="Times New Roman"/>
        </w:rPr>
        <w:t xml:space="preserve"> set of</w:t>
      </w:r>
      <w:r w:rsidR="00D9232A">
        <w:rPr>
          <w:rFonts w:ascii="Times New Roman" w:hAnsi="Times New Roman" w:cs="Times New Roman"/>
        </w:rPr>
        <w:t xml:space="preserve"> linear mixed model</w:t>
      </w:r>
      <w:r w:rsidR="00355E52">
        <w:rPr>
          <w:rFonts w:ascii="Times New Roman" w:hAnsi="Times New Roman" w:cs="Times New Roman"/>
        </w:rPr>
        <w:t>s</w:t>
      </w:r>
      <w:r w:rsidR="00D9232A">
        <w:rPr>
          <w:rFonts w:ascii="Times New Roman" w:hAnsi="Times New Roman" w:cs="Times New Roman"/>
        </w:rPr>
        <w:t xml:space="preserve"> of this ratio (log transformed for data normality) as the response variable, </w:t>
      </w:r>
      <w:r w:rsidR="00355E52">
        <w:rPr>
          <w:rFonts w:ascii="Times New Roman" w:hAnsi="Times New Roman" w:cs="Times New Roman"/>
        </w:rPr>
        <w:t xml:space="preserve">and each type of predator trait as a predictor variable (one model with web-building, venom use, and active versus non-active hunting). In each of these models, predator individual and predator species identity were </w:t>
      </w:r>
      <w:r w:rsidR="008965C3">
        <w:rPr>
          <w:rFonts w:ascii="Times New Roman" w:hAnsi="Times New Roman" w:cs="Times New Roman"/>
        </w:rPr>
        <w:t xml:space="preserve">considered </w:t>
      </w:r>
      <w:r w:rsidR="00355E52">
        <w:rPr>
          <w:rFonts w:ascii="Times New Roman" w:hAnsi="Times New Roman" w:cs="Times New Roman"/>
        </w:rPr>
        <w:t xml:space="preserve">random effects. We took this approach to avoid trait effect levels that were not completely independent: specifically, all the non-active hunting species used webs, though some active hunters used webs as well.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4F7A95B9"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models examining</w:t>
      </w:r>
      <w:r w:rsidR="00C66B85">
        <w:rPr>
          <w:rFonts w:ascii="Times New Roman" w:hAnsi="Times New Roman" w:cs="Times New Roman"/>
        </w:rPr>
        <w:t xml:space="preserve"> how predator</w:t>
      </w:r>
      <w:r w:rsidR="0016204D">
        <w:rPr>
          <w:rFonts w:ascii="Times New Roman" w:hAnsi="Times New Roman" w:cs="Times New Roman"/>
        </w:rPr>
        <w:t xml:space="preserve"> size</w:t>
      </w:r>
      <w:r w:rsidR="00C66B85">
        <w:rPr>
          <w:rFonts w:ascii="Times New Roman" w:hAnsi="Times New Roman" w:cs="Times New Roman"/>
        </w:rPr>
        <w:t xml:space="preserve"> and </w:t>
      </w:r>
      <w:r w:rsidR="0016204D">
        <w:rPr>
          <w:rFonts w:ascii="Times New Roman" w:hAnsi="Times New Roman" w:cs="Times New Roman"/>
        </w:rPr>
        <w:t>species identity</w:t>
      </w:r>
      <w:r w:rsidR="00C66B85">
        <w:rPr>
          <w:rFonts w:ascii="Times New Roman" w:hAnsi="Times New Roman" w:cs="Times New Roman"/>
        </w:rPr>
        <w:t xml:space="preserve"> shape prey size,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dredge()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 xml:space="preserve">package version 1.43.17,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{"citationItems":[{"id":"ITEM-1","itemData":{"author":[{"dropping-particle":"","family":"Barton","given":"Kamil","non-dropping-particle":"","parse-names":false,"suffix":""}],"id":"ITEM-1","issued":{"date-parts":[["2020"]]},"number":"1.43.17","title":"MuMIn: Multi-Model Inference","type":"article"},"uris":["http://www.mendeley.com/documents/?uuid=1a459a1d-d83e-435c-9380-c50c74f662c9"]}],"mendeley":{"formattedCitation":"(Barton, 2020)","plainTextFormattedCitation":"(Barton, 2020)","previouslyFormattedCitation":"[41]"},"properties":{"noteIndex":0},"schema":"https://github.com/citation-style-language/schema/raw/master/csl-citation.json"}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(Barton, 2020)</w:t>
      </w:r>
      <w:r w:rsidR="00BC4812">
        <w:rPr>
          <w:rFonts w:ascii="Times New Roman" w:hAnsi="Times New Roman" w:cs="Times New Roman"/>
        </w:rPr>
        <w:fldChar w:fldCharType="end"/>
      </w:r>
      <w:r w:rsidR="00CD3CD1">
        <w:rPr>
          <w:rFonts w:ascii="Times New Roman" w:hAnsi="Times New Roman" w:cs="Times New Roman"/>
        </w:rPr>
        <w:t>)</w:t>
      </w:r>
      <w:r w:rsidR="00F1286E">
        <w:rPr>
          <w:rFonts w:ascii="Times New Roman" w:hAnsi="Times New Roman" w:cs="Times New Roman"/>
        </w:rPr>
        <w:t xml:space="preserve"> to compare nested models</w:t>
      </w:r>
      <w:r w:rsidR="0027142C">
        <w:rPr>
          <w:rFonts w:ascii="Times New Roman" w:hAnsi="Times New Roman" w:cs="Times New Roman"/>
        </w:rPr>
        <w:t xml:space="preserve"> (n = 5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C66B85">
        <w:rPr>
          <w:rFonts w:ascii="Times New Roman" w:hAnsi="Times New Roman" w:cs="Times New Roman"/>
        </w:rPr>
        <w:t xml:space="preserve"> To compare the three predator trait models, we performed model selection by comparing </w:t>
      </w:r>
      <w:proofErr w:type="spellStart"/>
      <w:r w:rsidR="00C66B85">
        <w:rPr>
          <w:rFonts w:ascii="Times New Roman" w:hAnsi="Times New Roman" w:cs="Times New Roman"/>
        </w:rPr>
        <w:t>AICc</w:t>
      </w:r>
      <w:proofErr w:type="spellEnd"/>
      <w:r w:rsidR="00C66B85">
        <w:rPr>
          <w:rFonts w:ascii="Times New Roman" w:hAnsi="Times New Roman" w:cs="Times New Roman"/>
        </w:rPr>
        <w:t xml:space="preserve"> values for just those three models</w:t>
      </w:r>
      <w:r w:rsidR="00F66AC9">
        <w:rPr>
          <w:rFonts w:ascii="Times New Roman" w:hAnsi="Times New Roman" w:cs="Times New Roman"/>
        </w:rPr>
        <w:t xml:space="preserve"> along with a null model with no predictor variables</w:t>
      </w:r>
      <w:r w:rsidR="00C66B85">
        <w:rPr>
          <w:rFonts w:ascii="Times New Roman" w:hAnsi="Times New Roman" w:cs="Times New Roman"/>
        </w:rPr>
        <w:t>.</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w:t>
      </w:r>
      <w:r w:rsidR="00F1286E">
        <w:rPr>
          <w:rFonts w:ascii="Times New Roman" w:hAnsi="Times New Roman" w:cs="Times New Roman"/>
        </w:rPr>
        <w:t xml:space="preserve">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Hartig","given":"Florian","non-dropping-particle":"","parse-names":false,"suffix":""}],"id":"ITEM-1","issued":{"date-parts":[["2020"]]},"title":"DHARMa","type":"article"},"uris":["http://www.mendeley.com/documents/?uuid=3f24aadd-9c91-477f-b5a2-b6cbaf31d9ec"]}],"mendeley":{"formattedCitation":"(Hartig, 2020)","plainTextFormattedCitation":"(Hartig, 2020)","previouslyFormattedCitation":"[42]"},"properties":{"noteIndex":0},"schema":"https://github.com/citation-style-language/schema/raw/master/csl-citation.json"}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(Hartig,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F1286E">
        <w:rPr>
          <w:rFonts w:ascii="Times New Roman" w:hAnsi="Times New Roman" w:cs="Times New Roman"/>
        </w:rPr>
        <w:t xml:space="preserve"> </w:t>
      </w:r>
      <w:r w:rsidR="000121A2">
        <w:rPr>
          <w:rFonts w:ascii="Times New Roman" w:hAnsi="Times New Roman" w:cs="Times New Roman"/>
        </w:rPr>
        <w:t>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 xml:space="preserve">version 0.1.0,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Bui","given":"An","non-dropping-particle":"","parse-names":false,"suffix":""},{"dropping-particle":"","family":"Lowman","given":"Heili","non-dropping-particle":"","parse-names":false,"suffix":""},{"dropping-particle":"","family":"Guerra","given":"Ana Sofia","non-dropping-particle":"","parse-names":false,"suffix":""},{"dropping-particle":"","family":"Miller-ter Kuile","given":"Ana","non-dropping-particle":"","parse-names":false,"suffix":""}],"id":"ITEM-1","issued":{"date-parts":[["2020"]]},"number":"0.1.0","title":"calecopal: A California-inspired Package of Color Palettes","type":"article"},"uris":["http://www.mendeley.com/documents/?uuid=86271a29-1e63-4940-be17-7f6fba639faf"]}],"mendeley":{"formattedCitation":"(Bui, Lowman, Guerra, &amp; Miller-ter Kuile, 2020)","plainTextFormattedCitation":"(Bui, Lowman, Guerra, &amp; Miller-ter Kuile, 2020)","previouslyFormattedCitation":"[43]"},"properties":{"noteIndex":0},"schema":"https://github.com/citation-style-language/schema/raw/master/csl-citation.json"}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(Bui, Lowman, Guerra, &amp; Miller-ter Kuile,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59634608"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w:t>
      </w:r>
      <w:commentRangeStart w:id="9"/>
      <w:r w:rsidR="00757A05">
        <w:rPr>
          <w:rFonts w:ascii="Times New Roman" w:hAnsi="Times New Roman" w:cs="Times New Roman"/>
          <w:bCs/>
        </w:rPr>
        <w:t>Information</w:t>
      </w:r>
      <w:commentRangeEnd w:id="9"/>
      <w:r w:rsidR="009179E9">
        <w:rPr>
          <w:rStyle w:val="CommentReference"/>
        </w:rPr>
        <w:commentReference w:id="9"/>
      </w:r>
      <w:r w:rsidR="00757A05">
        <w:rPr>
          <w:rFonts w:ascii="Times New Roman" w:hAnsi="Times New Roman" w:cs="Times New Roman"/>
          <w:bCs/>
        </w:rPr>
        <w:t xml:space="preserve">. </w:t>
      </w:r>
      <w:r w:rsidR="00F16471">
        <w:rPr>
          <w:rFonts w:ascii="Times New Roman" w:hAnsi="Times New Roman" w:cs="Times New Roman"/>
          <w:bCs/>
        </w:rPr>
        <w:t>Our data and code can be found ___</w:t>
      </w:r>
    </w:p>
    <w:p w14:paraId="55BFADB0" w14:textId="77777777" w:rsidR="00121B45" w:rsidRDefault="00121B45" w:rsidP="003F3823">
      <w:pPr>
        <w:rPr>
          <w:rFonts w:ascii="Times New Roman" w:hAnsi="Times New Roman" w:cs="Times New Roman"/>
          <w:bCs/>
        </w:rPr>
      </w:pPr>
    </w:p>
    <w:p w14:paraId="70DCF198" w14:textId="66C8CE94"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w:t>
      </w:r>
      <w:r w:rsidR="00356C01">
        <w:rPr>
          <w:rFonts w:ascii="Times New Roman" w:hAnsi="Times New Roman" w:cs="Times New Roman"/>
          <w:bCs/>
        </w:rPr>
        <w:t>samples</w:t>
      </w:r>
      <w:r>
        <w:rPr>
          <w:rFonts w:ascii="Times New Roman" w:hAnsi="Times New Roman" w:cs="Times New Roman"/>
          <w:bCs/>
        </w:rPr>
        <w:t xml:space="preserve"> of nine species. Each predator</w:t>
      </w:r>
      <w:r w:rsidR="005F7E50">
        <w:rPr>
          <w:rFonts w:ascii="Times New Roman" w:hAnsi="Times New Roman" w:cs="Times New Roman"/>
          <w:bCs/>
        </w:rPr>
        <w:t xml:space="preserve"> sample</w:t>
      </w:r>
      <w:r>
        <w:rPr>
          <w:rFonts w:ascii="Times New Roman" w:hAnsi="Times New Roman" w:cs="Times New Roman"/>
          <w:bCs/>
        </w:rPr>
        <w:t xml:space="preserve"> </w:t>
      </w:r>
      <w:r w:rsidR="005F7E50">
        <w:rPr>
          <w:rFonts w:ascii="Times New Roman" w:hAnsi="Times New Roman" w:cs="Times New Roman"/>
          <w:bCs/>
        </w:rPr>
        <w:t>contained</w:t>
      </w:r>
      <w:r>
        <w:rPr>
          <w:rFonts w:ascii="Times New Roman" w:hAnsi="Times New Roman" w:cs="Times New Roman"/>
          <w:bCs/>
        </w:rPr>
        <w:t xml:space="preserve"> 1</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from GenBank and BOLD</w:t>
      </w:r>
      <w:r w:rsidR="00820673">
        <w:rPr>
          <w:rFonts w:ascii="Times New Roman" w:hAnsi="Times New Roman" w:cs="Times New Roman"/>
          <w:bCs/>
        </w:rPr>
        <w:t>,</w:t>
      </w:r>
      <w:r>
        <w:rPr>
          <w:rFonts w:ascii="Times New Roman" w:hAnsi="Times New Roman" w:cs="Times New Roman"/>
          <w:bCs/>
        </w:rPr>
        <w:t xml:space="preserve">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w:t>
      </w:r>
      <w:r>
        <w:rPr>
          <w:rFonts w:ascii="Times New Roman" w:hAnsi="Times New Roman" w:cs="Times New Roman"/>
          <w:bCs/>
        </w:rPr>
        <w:t>(</w:t>
      </w:r>
      <w:r w:rsidR="00443433">
        <w:rPr>
          <w:rFonts w:ascii="Times New Roman" w:hAnsi="Times New Roman" w:cs="Times New Roman"/>
          <w:bCs/>
        </w:rPr>
        <w:t xml:space="preserve">n = </w:t>
      </w:r>
      <w:r w:rsidR="004A0B8A">
        <w:rPr>
          <w:rFonts w:ascii="Times New Roman" w:hAnsi="Times New Roman" w:cs="Times New Roman"/>
          <w:bCs/>
        </w:rPr>
        <w:t>55</w:t>
      </w:r>
      <w:r w:rsidR="00443433">
        <w:rPr>
          <w:rFonts w:ascii="Times New Roman" w:hAnsi="Times New Roman" w:cs="Times New Roman"/>
          <w:bCs/>
        </w:rPr>
        <w:t xml:space="preserve"> prey families; </w:t>
      </w:r>
      <w:r w:rsidR="00183C01">
        <w:rPr>
          <w:rFonts w:ascii="Times New Roman" w:hAnsi="Times New Roman" w:cs="Times New Roman"/>
          <w:bCs/>
        </w:rPr>
        <w:t xml:space="preserve">SI Table </w:t>
      </w:r>
      <w:r w:rsidR="00EE6B0C">
        <w:rPr>
          <w:rFonts w:ascii="Times New Roman" w:hAnsi="Times New Roman" w:cs="Times New Roman"/>
          <w:bCs/>
        </w:rPr>
        <w:t>4</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EE6B0C">
        <w:rPr>
          <w:rFonts w:ascii="Times New Roman" w:hAnsi="Times New Roman" w:cs="Times New Roman"/>
          <w:bCs/>
        </w:rPr>
        <w:t>11</w:t>
      </w:r>
      <w:r w:rsidR="00CC208F">
        <w:rPr>
          <w:rFonts w:ascii="Times New Roman" w:hAnsi="Times New Roman" w:cs="Times New Roman"/>
          <w:bCs/>
        </w:rPr>
        <w:t xml:space="preserve"> &amp; </w:t>
      </w:r>
      <w:r w:rsidR="00EE6B0C">
        <w:rPr>
          <w:rFonts w:ascii="Times New Roman" w:hAnsi="Times New Roman" w:cs="Times New Roman"/>
          <w:bCs/>
        </w:rPr>
        <w:t>12</w:t>
      </w:r>
      <w:r>
        <w:rPr>
          <w:rFonts w:ascii="Times New Roman" w:hAnsi="Times New Roman" w:cs="Times New Roman"/>
          <w:bCs/>
        </w:rPr>
        <w:t xml:space="preserve">). </w:t>
      </w:r>
      <w:r w:rsidR="00F16471">
        <w:rPr>
          <w:rFonts w:ascii="Times New Roman" w:hAnsi="Times New Roman" w:cs="Times New Roman"/>
          <w:bCs/>
        </w:rPr>
        <w:t xml:space="preserve">Predator diet items varied by predator species with the widest diversity of prey items in the order Diptera and the most frequently consumed prey items </w:t>
      </w:r>
      <w:r w:rsidR="00F16471">
        <w:rPr>
          <w:rFonts w:ascii="Times New Roman" w:hAnsi="Times New Roman" w:cs="Times New Roman"/>
          <w:bCs/>
        </w:rPr>
        <w:lastRenderedPageBreak/>
        <w:t xml:space="preserve">in the orders </w:t>
      </w:r>
      <w:proofErr w:type="spellStart"/>
      <w:r w:rsidR="00F16471">
        <w:rPr>
          <w:rFonts w:ascii="Times New Roman" w:hAnsi="Times New Roman" w:cs="Times New Roman"/>
          <w:bCs/>
        </w:rPr>
        <w:t>Blattodea</w:t>
      </w:r>
      <w:proofErr w:type="spellEnd"/>
      <w:r w:rsidR="00F16471">
        <w:rPr>
          <w:rFonts w:ascii="Times New Roman" w:hAnsi="Times New Roman" w:cs="Times New Roman"/>
          <w:bCs/>
        </w:rPr>
        <w:t>,</w:t>
      </w:r>
      <w:r w:rsidR="00F16471" w:rsidRPr="00F16471">
        <w:rPr>
          <w:rFonts w:ascii="Times New Roman" w:hAnsi="Times New Roman" w:cs="Times New Roman"/>
          <w:bCs/>
        </w:rPr>
        <w:t xml:space="preserve"> </w:t>
      </w:r>
      <w:proofErr w:type="spellStart"/>
      <w:proofErr w:type="gramStart"/>
      <w:r w:rsidR="00F16471">
        <w:rPr>
          <w:rFonts w:ascii="Times New Roman" w:hAnsi="Times New Roman" w:cs="Times New Roman"/>
          <w:bCs/>
        </w:rPr>
        <w:t>Entomobryomorpha</w:t>
      </w:r>
      <w:proofErr w:type="spellEnd"/>
      <w:r w:rsidR="00F16471">
        <w:rPr>
          <w:rFonts w:ascii="Times New Roman" w:hAnsi="Times New Roman" w:cs="Times New Roman"/>
          <w:bCs/>
        </w:rPr>
        <w:t>,  Hymenoptera</w:t>
      </w:r>
      <w:proofErr w:type="gramEnd"/>
      <w:r w:rsidR="00F16471">
        <w:rPr>
          <w:rFonts w:ascii="Times New Roman" w:hAnsi="Times New Roman" w:cs="Times New Roman"/>
          <w:bCs/>
        </w:rPr>
        <w:t xml:space="preserve">, Lepidoptera and </w:t>
      </w:r>
      <w:proofErr w:type="spellStart"/>
      <w:r w:rsidR="00F16471">
        <w:rPr>
          <w:rFonts w:ascii="Times New Roman" w:hAnsi="Times New Roman" w:cs="Times New Roman"/>
          <w:bCs/>
        </w:rPr>
        <w:t>Orthopotera</w:t>
      </w:r>
      <w:proofErr w:type="spellEnd"/>
      <w:r w:rsidR="00F16471">
        <w:rPr>
          <w:rFonts w:ascii="Times New Roman" w:hAnsi="Times New Roman" w:cs="Times New Roman"/>
          <w:bCs/>
        </w:rPr>
        <w:t xml:space="preserve"> (Figure X). Although the predators used in this study represent species at the larger side of the community size spectru</w:t>
      </w:r>
      <w:r w:rsidR="0008694B">
        <w:rPr>
          <w:rFonts w:ascii="Times New Roman" w:hAnsi="Times New Roman" w:cs="Times New Roman"/>
          <w:bCs/>
        </w:rPr>
        <w:t>m</w:t>
      </w:r>
      <w:r w:rsidR="00F16471">
        <w:rPr>
          <w:rFonts w:ascii="Times New Roman" w:hAnsi="Times New Roman" w:cs="Times New Roman"/>
          <w:bCs/>
        </w:rPr>
        <w:t>, prey item size distribution resembled the community-wide size distribution (Figures X).</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7C6A4907" w:rsidR="009B6B84" w:rsidRPr="009B6B84" w:rsidRDefault="007D247B" w:rsidP="003F3823">
      <w:pPr>
        <w:rPr>
          <w:rFonts w:ascii="Times New Roman" w:hAnsi="Times New Roman" w:cs="Times New Roman"/>
          <w:i/>
          <w:iCs/>
        </w:rPr>
      </w:pPr>
      <w:r>
        <w:rPr>
          <w:rFonts w:ascii="Times New Roman" w:hAnsi="Times New Roman" w:cs="Times New Roman"/>
          <w:i/>
          <w:iCs/>
        </w:rPr>
        <w:t xml:space="preserve">Prey size and </w:t>
      </w:r>
      <w:proofErr w:type="spellStart"/>
      <w:r>
        <w:rPr>
          <w:rFonts w:ascii="Times New Roman" w:hAnsi="Times New Roman" w:cs="Times New Roman"/>
          <w:i/>
          <w:iCs/>
        </w:rPr>
        <w:t>predator:prey</w:t>
      </w:r>
      <w:proofErr w:type="spellEnd"/>
      <w:r>
        <w:rPr>
          <w:rFonts w:ascii="Times New Roman" w:hAnsi="Times New Roman" w:cs="Times New Roman"/>
          <w:i/>
          <w:iCs/>
        </w:rPr>
        <w:t xml:space="preserve"> ratio predictors, and predation strategy</w:t>
      </w:r>
      <w:r w:rsidRPr="009179E9">
        <w:rPr>
          <w:rFonts w:ascii="Times New Roman" w:hAnsi="Times New Roman" w:cs="Times New Roman"/>
          <w:i/>
          <w:iCs/>
          <w:strike/>
        </w:rPr>
        <w:t xml:space="preserve"> </w:t>
      </w:r>
    </w:p>
    <w:p w14:paraId="6B75BFB6" w14:textId="35A6C8AB" w:rsidR="00791E9A" w:rsidRDefault="007C0C14" w:rsidP="002B75ED">
      <w:pPr>
        <w:rPr>
          <w:rFonts w:ascii="Times New Roman" w:hAnsi="Times New Roman" w:cs="Times New Roman"/>
        </w:rPr>
      </w:pPr>
      <w:r>
        <w:rPr>
          <w:rFonts w:ascii="Times New Roman" w:hAnsi="Times New Roman" w:cs="Times New Roman"/>
        </w:rPr>
        <w:t xml:space="preserve">The best </w:t>
      </w:r>
      <w:r w:rsidR="0027142C">
        <w:rPr>
          <w:rFonts w:ascii="Times New Roman" w:hAnsi="Times New Roman" w:cs="Times New Roman"/>
        </w:rPr>
        <w:t xml:space="preserve">performing </w:t>
      </w:r>
      <w:r>
        <w:rPr>
          <w:rFonts w:ascii="Times New Roman" w:hAnsi="Times New Roman" w:cs="Times New Roman"/>
        </w:rPr>
        <w:t>model predicting prey size included the terms of predator mass and predator species identity, but not the</w:t>
      </w:r>
      <w:r w:rsidR="0027142C">
        <w:rPr>
          <w:rFonts w:ascii="Times New Roman" w:hAnsi="Times New Roman" w:cs="Times New Roman"/>
        </w:rPr>
        <w:t>ir</w:t>
      </w:r>
      <w:r>
        <w:rPr>
          <w:rFonts w:ascii="Times New Roman" w:hAnsi="Times New Roman" w:cs="Times New Roman"/>
        </w:rPr>
        <w:t xml:space="preserve"> interaction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w:t>
      </w:r>
      <w:r w:rsidR="0027142C">
        <w:rPr>
          <w:rFonts w:ascii="Times New Roman" w:hAnsi="Times New Roman" w:cs="Times New Roman"/>
        </w:rPr>
        <w:t>34</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with significant variation in by-species intercepts</w:t>
      </w:r>
      <w:r w:rsidR="001739F9">
        <w:rPr>
          <w:rFonts w:ascii="Times New Roman" w:hAnsi="Times New Roman" w:cs="Times New Roman"/>
        </w:rPr>
        <w:t xml:space="preserve"> </w:t>
      </w:r>
      <w:r w:rsidR="007D247B">
        <w:rPr>
          <w:rFonts w:ascii="Times New Roman" w:hAnsi="Times New Roman" w:cs="Times New Roman"/>
        </w:rPr>
        <w:t>(</w:t>
      </w:r>
      <w:r w:rsidR="00453D2E">
        <w:rPr>
          <w:rFonts w:ascii="Times New Roman" w:hAnsi="Times New Roman" w:cs="Times New Roman"/>
        </w:rPr>
        <w:t>Figure</w:t>
      </w:r>
      <w:r w:rsidR="00740B2C">
        <w:rPr>
          <w:rFonts w:ascii="Times New Roman" w:hAnsi="Times New Roman" w:cs="Times New Roman"/>
        </w:rPr>
        <w:t xml:space="preserve"> </w:t>
      </w:r>
      <w:r w:rsidR="005A3F8C">
        <w:rPr>
          <w:rFonts w:ascii="Times New Roman" w:hAnsi="Times New Roman" w:cs="Times New Roman"/>
        </w:rPr>
        <w:t>X</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EE6B0C">
        <w:rPr>
          <w:rFonts w:ascii="Times New Roman" w:hAnsi="Times New Roman" w:cs="Times New Roman"/>
        </w:rPr>
        <w:t>7</w:t>
      </w:r>
      <w:r>
        <w:rPr>
          <w:rFonts w:ascii="Times New Roman" w:hAnsi="Times New Roman" w:cs="Times New Roman"/>
        </w:rPr>
        <w:t>)</w:t>
      </w:r>
      <w:r w:rsidR="009B6B84">
        <w:rPr>
          <w:rFonts w:ascii="Times New Roman" w:hAnsi="Times New Roman" w:cs="Times New Roman"/>
        </w:rPr>
        <w:t xml:space="preserve">. </w:t>
      </w:r>
      <w:r w:rsidR="00740B2C">
        <w:rPr>
          <w:rFonts w:ascii="Times New Roman" w:hAnsi="Times New Roman" w:cs="Times New Roman"/>
        </w:rPr>
        <w:t xml:space="preserve">Lastly, </w:t>
      </w:r>
      <w:r w:rsidR="006B2220">
        <w:rPr>
          <w:rFonts w:ascii="Times New Roman" w:hAnsi="Times New Roman" w:cs="Times New Roman"/>
        </w:rPr>
        <w:t xml:space="preserve">the predator trait model that most explained variation in </w:t>
      </w:r>
      <w:proofErr w:type="spellStart"/>
      <w:r w:rsidR="006B2220">
        <w:rPr>
          <w:rFonts w:ascii="Times New Roman" w:hAnsi="Times New Roman" w:cs="Times New Roman"/>
        </w:rPr>
        <w:t>predator</w:t>
      </w:r>
      <w:r w:rsidR="007D247B">
        <w:rPr>
          <w:rFonts w:ascii="Times New Roman" w:hAnsi="Times New Roman" w:cs="Times New Roman"/>
        </w:rPr>
        <w:t>:</w:t>
      </w:r>
      <w:r w:rsidR="006B2220">
        <w:rPr>
          <w:rFonts w:ascii="Times New Roman" w:hAnsi="Times New Roman" w:cs="Times New Roman"/>
        </w:rPr>
        <w:t>prey</w:t>
      </w:r>
      <w:proofErr w:type="spellEnd"/>
      <w:r w:rsidR="006B2220">
        <w:rPr>
          <w:rFonts w:ascii="Times New Roman" w:hAnsi="Times New Roman" w:cs="Times New Roman"/>
        </w:rPr>
        <w:t xml:space="preserve"> size ratio was the model that included web-use as a predictor</w:t>
      </w:r>
      <w:r w:rsidR="00CF6416">
        <w:rPr>
          <w:rFonts w:ascii="Times New Roman" w:hAnsi="Times New Roman" w:cs="Times New Roman"/>
        </w:rPr>
        <w:t>, however, the model indicated non-significant differences across web-</w:t>
      </w:r>
      <w:proofErr w:type="spellStart"/>
      <w:r w:rsidR="00CF6416">
        <w:rPr>
          <w:rFonts w:ascii="Times New Roman" w:hAnsi="Times New Roman" w:cs="Times New Roman"/>
        </w:rPr>
        <w:t>usingg</w:t>
      </w:r>
      <w:proofErr w:type="spellEnd"/>
      <w:r w:rsidR="00CF6416">
        <w:rPr>
          <w:rFonts w:ascii="Times New Roman" w:hAnsi="Times New Roman" w:cs="Times New Roman"/>
        </w:rPr>
        <w:t xml:space="preserve"> and </w:t>
      </w:r>
      <w:proofErr w:type="spellStart"/>
      <w:r w:rsidR="00CF6416">
        <w:rPr>
          <w:rFonts w:ascii="Times New Roman" w:hAnsi="Times New Roman" w:cs="Times New Roman"/>
        </w:rPr>
        <w:t>non web</w:t>
      </w:r>
      <w:proofErr w:type="spellEnd"/>
      <w:r w:rsidR="00CF6416">
        <w:rPr>
          <w:rFonts w:ascii="Times New Roman" w:hAnsi="Times New Roman" w:cs="Times New Roman"/>
        </w:rPr>
        <w:t>-using predator species</w:t>
      </w:r>
      <w:r w:rsidR="006B2220">
        <w:rPr>
          <w:rFonts w:ascii="Times New Roman" w:hAnsi="Times New Roman" w:cs="Times New Roman"/>
        </w:rPr>
        <w:t xml:space="preserve"> (p-value = 0.0</w:t>
      </w:r>
      <w:r w:rsidR="00CF6416">
        <w:rPr>
          <w:rFonts w:ascii="Times New Roman" w:hAnsi="Times New Roman" w:cs="Times New Roman"/>
        </w:rPr>
        <w:t>6</w:t>
      </w:r>
      <w:r w:rsidR="006B2220">
        <w:rPr>
          <w:rFonts w:ascii="Times New Roman" w:hAnsi="Times New Roman" w:cs="Times New Roman"/>
        </w:rPr>
        <w:t xml:space="preserve">, β = 1.25, Figure </w:t>
      </w:r>
      <w:r w:rsidR="005A3F8C">
        <w:rPr>
          <w:rFonts w:ascii="Times New Roman" w:hAnsi="Times New Roman" w:cs="Times New Roman"/>
        </w:rPr>
        <w:t>X</w:t>
      </w:r>
      <w:r w:rsidR="006B2220">
        <w:rPr>
          <w:rFonts w:ascii="Times New Roman" w:hAnsi="Times New Roman" w:cs="Times New Roman"/>
        </w:rPr>
        <w:t xml:space="preserve">, SI Table </w:t>
      </w:r>
      <w:r w:rsidR="00EE6B0C">
        <w:rPr>
          <w:rFonts w:ascii="Times New Roman" w:hAnsi="Times New Roman" w:cs="Times New Roman"/>
        </w:rPr>
        <w:t>8</w:t>
      </w:r>
      <w:r w:rsidR="006B2220">
        <w:rPr>
          <w:rFonts w:ascii="Times New Roman" w:hAnsi="Times New Roman" w:cs="Times New Roman"/>
        </w:rPr>
        <w:t xml:space="preserve">). Predator individuals from species that use webs </w:t>
      </w:r>
      <w:r w:rsidR="0044439B">
        <w:rPr>
          <w:rFonts w:ascii="Times New Roman" w:hAnsi="Times New Roman" w:cs="Times New Roman"/>
        </w:rPr>
        <w:t xml:space="preserve">either to capture or subdue prey (five arachnid species) </w:t>
      </w:r>
      <w:r w:rsidR="00ED3441">
        <w:rPr>
          <w:rFonts w:ascii="Times New Roman" w:hAnsi="Times New Roman" w:cs="Times New Roman"/>
        </w:rPr>
        <w:t>had significantly</w:t>
      </w:r>
      <w:r w:rsidR="0027142C">
        <w:rPr>
          <w:rFonts w:ascii="Times New Roman" w:hAnsi="Times New Roman" w:cs="Times New Roman"/>
        </w:rPr>
        <w:t xml:space="preserve"> smaller </w:t>
      </w:r>
      <w:proofErr w:type="spellStart"/>
      <w:proofErr w:type="gramStart"/>
      <w:r w:rsidR="0027142C">
        <w:rPr>
          <w:rFonts w:ascii="Times New Roman" w:hAnsi="Times New Roman" w:cs="Times New Roman"/>
        </w:rPr>
        <w:t>predator:prey</w:t>
      </w:r>
      <w:proofErr w:type="spellEnd"/>
      <w:proofErr w:type="gramEnd"/>
      <w:r w:rsidR="0027142C">
        <w:rPr>
          <w:rFonts w:ascii="Times New Roman" w:hAnsi="Times New Roman" w:cs="Times New Roman"/>
        </w:rPr>
        <w:t xml:space="preserve"> size ratios</w:t>
      </w:r>
      <w:r w:rsidR="00ED3441">
        <w:rPr>
          <w:rFonts w:ascii="Times New Roman" w:hAnsi="Times New Roman" w:cs="Times New Roman"/>
        </w:rPr>
        <w:t xml:space="preserve"> than </w:t>
      </w:r>
      <w:r w:rsidR="0044439B">
        <w:rPr>
          <w:rFonts w:ascii="Times New Roman" w:hAnsi="Times New Roman" w:cs="Times New Roman"/>
        </w:rPr>
        <w:t>predators without web-use traits (</w:t>
      </w:r>
      <w:r w:rsidR="00945450">
        <w:rPr>
          <w:rFonts w:ascii="Times New Roman" w:hAnsi="Times New Roman" w:cs="Times New Roman"/>
        </w:rPr>
        <w:t xml:space="preserve">median </w:t>
      </w:r>
      <w:r w:rsidR="00740B2C">
        <w:rPr>
          <w:rFonts w:ascii="Times New Roman" w:hAnsi="Times New Roman" w:cs="Times New Roman"/>
        </w:rPr>
        <w:t xml:space="preserve">ratios of predator </w:t>
      </w:r>
      <w:r w:rsidR="00945450">
        <w:rPr>
          <w:rFonts w:ascii="Times New Roman" w:hAnsi="Times New Roman" w:cs="Times New Roman"/>
        </w:rPr>
        <w:t xml:space="preserve">to prey </w:t>
      </w:r>
      <w:r w:rsidR="00740B2C">
        <w:rPr>
          <w:rFonts w:ascii="Times New Roman" w:hAnsi="Times New Roman" w:cs="Times New Roman"/>
        </w:rPr>
        <w:t xml:space="preserve">size of </w:t>
      </w:r>
      <w:r w:rsidR="00945450">
        <w:rPr>
          <w:rFonts w:ascii="Times New Roman" w:hAnsi="Times New Roman" w:cs="Times New Roman"/>
        </w:rPr>
        <w:t>9.71</w:t>
      </w:r>
      <w:r w:rsidR="00740B2C">
        <w:rPr>
          <w:rFonts w:ascii="Times New Roman" w:hAnsi="Times New Roman" w:cs="Times New Roman"/>
        </w:rPr>
        <w:t xml:space="preserve"> for </w:t>
      </w:r>
      <w:proofErr w:type="spellStart"/>
      <w:r w:rsidR="00740B2C">
        <w:rPr>
          <w:rFonts w:ascii="Times New Roman" w:hAnsi="Times New Roman" w:cs="Times New Roman"/>
        </w:rPr>
        <w:t>non web</w:t>
      </w:r>
      <w:proofErr w:type="spellEnd"/>
      <w:r w:rsidR="00740B2C">
        <w:rPr>
          <w:rFonts w:ascii="Times New Roman" w:hAnsi="Times New Roman" w:cs="Times New Roman"/>
        </w:rPr>
        <w:t xml:space="preserve">-builders </w:t>
      </w:r>
      <w:commentRangeStart w:id="10"/>
      <w:r w:rsidR="00740B2C">
        <w:rPr>
          <w:rFonts w:ascii="Times New Roman" w:hAnsi="Times New Roman" w:cs="Times New Roman"/>
        </w:rPr>
        <w:t>versus</w:t>
      </w:r>
      <w:commentRangeEnd w:id="10"/>
      <w:r w:rsidR="0008694B">
        <w:rPr>
          <w:rStyle w:val="CommentReference"/>
        </w:rPr>
        <w:commentReference w:id="10"/>
      </w:r>
      <w:r w:rsidR="00740B2C">
        <w:rPr>
          <w:rFonts w:ascii="Times New Roman" w:hAnsi="Times New Roman" w:cs="Times New Roman"/>
        </w:rPr>
        <w:t xml:space="preserve"> </w:t>
      </w:r>
      <w:r w:rsidR="00945450">
        <w:rPr>
          <w:rFonts w:ascii="Times New Roman" w:hAnsi="Times New Roman" w:cs="Times New Roman"/>
        </w:rPr>
        <w:t xml:space="preserve">2.57 </w:t>
      </w:r>
      <w:r w:rsidR="00740B2C">
        <w:rPr>
          <w:rFonts w:ascii="Times New Roman" w:hAnsi="Times New Roman" w:cs="Times New Roman"/>
        </w:rPr>
        <w:t xml:space="preserve">for web-builders, </w:t>
      </w:r>
      <w:r w:rsidR="00945450">
        <w:rPr>
          <w:rFonts w:ascii="Times New Roman" w:hAnsi="Times New Roman" w:cs="Times New Roman"/>
        </w:rPr>
        <w:t>with</w:t>
      </w:r>
      <w:r w:rsidR="00740B2C">
        <w:rPr>
          <w:rFonts w:ascii="Times New Roman" w:hAnsi="Times New Roman" w:cs="Times New Roman"/>
        </w:rPr>
        <w:t xml:space="preserve"> larger numbers corresponding to </w:t>
      </w:r>
      <w:r w:rsidR="00945450">
        <w:rPr>
          <w:rFonts w:ascii="Times New Roman" w:hAnsi="Times New Roman" w:cs="Times New Roman"/>
        </w:rPr>
        <w:t>larger predator in relation to prey</w:t>
      </w:r>
      <w:r w:rsidR="0044439B">
        <w:rPr>
          <w:rFonts w:ascii="Times New Roman" w:hAnsi="Times New Roman" w:cs="Times New Roman"/>
        </w:rPr>
        <w:t>).</w:t>
      </w:r>
      <w:r w:rsidR="00ED3441">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571CE93E" w:rsidR="0012525B" w:rsidRDefault="0012525B" w:rsidP="003F3823">
      <w:pPr>
        <w:rPr>
          <w:rFonts w:ascii="Times New Roman" w:hAnsi="Times New Roman" w:cs="Times New Roman"/>
        </w:rPr>
      </w:pPr>
      <w:r>
        <w:rPr>
          <w:rFonts w:ascii="Times New Roman" w:hAnsi="Times New Roman" w:cs="Times New Roman"/>
        </w:rPr>
        <w:t xml:space="preserve">For terrestrial invertebrate predators like the ones in our study, comprehensive </w:t>
      </w:r>
      <w:r w:rsidR="00447D18">
        <w:rPr>
          <w:rFonts w:ascii="Times New Roman" w:hAnsi="Times New Roman" w:cs="Times New Roman"/>
        </w:rPr>
        <w:t xml:space="preserve">field-based </w:t>
      </w:r>
      <w:r>
        <w:rPr>
          <w:rFonts w:ascii="Times New Roman" w:hAnsi="Times New Roman" w:cs="Times New Roman"/>
        </w:rPr>
        <w:t>diet analyses have been nearly impossible</w:t>
      </w:r>
      <w:r w:rsidR="00B111EE">
        <w:rPr>
          <w:rFonts w:ascii="Times New Roman" w:hAnsi="Times New Roman" w:cs="Times New Roman"/>
        </w:rPr>
        <w:t xml:space="preserve"> or time-prohibitive</w:t>
      </w:r>
      <w:r w:rsidR="005467F9">
        <w:rPr>
          <w:rFonts w:ascii="Times New Roman" w:hAnsi="Times New Roman" w:cs="Times New Roman"/>
        </w:rPr>
        <w:t xml:space="preserve"> without genetic methods</w:t>
      </w:r>
      <w:r w:rsidR="00B111EE">
        <w:rPr>
          <w:rFonts w:ascii="Times New Roman" w:hAnsi="Times New Roman" w:cs="Times New Roman"/>
        </w:rPr>
        <w:t xml:space="preserve">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{"citationItems":[{"id":"ITEM-1","itemData":{"abstract":"Food webs in the real world are much more complex than food-web literature would have us believe. This is illustrated by the web of the sand community in the Coachella Valley desert. The biota include 174 species of vascular plants, 138 species of vertebrates, more than 55 species of arachnids, and an unknown (but great) number of microorganisms, insects (2,000-3,000 estimated species), acari, and nematodes. Trophic relations are presented in a series of nested subwebs and delineations of the community. Complexity arises from the large number of interactive species, the frequency of omnivory, age structure, looping, the lack of compartmentalization, and the complexity of the arthropod and soil faunas. Web features found in the Coachella also characterize other communities and should produce equivalently complex webs. If anything, diversity and complexity in most nondesert habitats are greater than those in deserts. Patterns from the Coachella web are compared with theoretical predictions and \"empirical generalizations\" derived from catalogs of published webs. The Coachella web differs greatly: chains are longer, omnivory and loops are not rare, connectivity is greater (species interact with many more predators and prey), top predators are rare or nonexistent, and prey-to-predator ratios are greater than 1.0. The evidence argues that actual community food webs are extraordinarily more complex than those webs cataloged by theorists. I argue that most cataloged webs are oversimplified caricatures of actual communities. That cataloged webs depict so few species, absurdly low ratios of predators on prey and prey eaten by predators, so few links, so little omnivory, a veritable absence of looping, and such a high proportion of top predators argues strongly that they poorly represent real biological communities. Consequently, the practice of abstracting empirical regularities from such catalogs yields an inaccurate and artifactual view of trophic interactions within communities. Contrary to strong assertions by many theorists, patterns from food webs of real communities generally do not support predictions arising from dynamic and graphic models of food-web structure.","author":[{"dropping-particle":"","family":"Polis","given":"Gary A.","non-dropping-particle":"","parse-names":false,"suffix":""}],"container-title":"The American Naturalist","id":"ITEM-1","issue":"1","issued":{"date-parts":[["1991"]]},"page":"123-155","title":"Complex Trophic Interactions in Deserts: An Empirical Critique of Food-Web Theory","type":"article-journal","volume":"138"},"uris":["http://www.mendeley.com/documents/?uuid=a1de046e-3408-4899-a5b0-9dd11e21ac99"]},{"id":"ITEM-2","itemData":{"DOI":"10.1016/B978-0-12-381363-3.00004-6","ISSN":"00652504","abstract":"Connectance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et al., 2010; Polis, 1991)","plainTextFormattedCitation":"(McLaughlin et al., 2010; Polis, 1991)","previouslyFormattedCitation":"[14,44]"},"properties":{"noteIndex":0},"schema":"https://github.com/citation-style-language/schema/raw/master/csl-citation.json"}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(McLaughlin et al., 2010; Polis, 1991)</w:t>
      </w:r>
      <w:r w:rsidR="00BC4812">
        <w:rPr>
          <w:rFonts w:ascii="Times New Roman" w:hAnsi="Times New Roman" w:cs="Times New Roman"/>
        </w:rPr>
        <w:fldChar w:fldCharType="end"/>
      </w:r>
      <w:r w:rsidR="00D662CB">
        <w:rPr>
          <w:rFonts w:ascii="Times New Roman" w:hAnsi="Times New Roman" w:cs="Times New Roman"/>
        </w:rPr>
        <w:t>. By combining diet DNA metabarcoding data with community body size data</w:t>
      </w:r>
      <w:r w:rsidR="00BC4812">
        <w:rPr>
          <w:rFonts w:ascii="Times New Roman" w:hAnsi="Times New Roman" w:cs="Times New Roman"/>
        </w:rPr>
        <w:t xml:space="preserve">, </w:t>
      </w:r>
      <w:r w:rsidR="005467F9">
        <w:rPr>
          <w:rFonts w:ascii="Times New Roman" w:hAnsi="Times New Roman" w:cs="Times New Roman"/>
        </w:rPr>
        <w:t>our</w:t>
      </w:r>
      <w:r w:rsidR="002F62A7">
        <w:rPr>
          <w:rFonts w:ascii="Times New Roman" w:hAnsi="Times New Roman" w:cs="Times New Roman"/>
        </w:rPr>
        <w:t xml:space="preserve"> </w:t>
      </w:r>
      <w:r w:rsidR="00D662CB">
        <w:rPr>
          <w:rFonts w:ascii="Times New Roman" w:hAnsi="Times New Roman" w:cs="Times New Roman"/>
        </w:rPr>
        <w:t xml:space="preserve">study addresses such limitation and </w:t>
      </w:r>
      <w:r w:rsidR="002F62A7">
        <w:rPr>
          <w:rFonts w:ascii="Times New Roman" w:hAnsi="Times New Roman" w:cs="Times New Roman"/>
        </w:rPr>
        <w:t>provide</w:t>
      </w:r>
      <w:r w:rsidR="00D662CB">
        <w:rPr>
          <w:rFonts w:ascii="Times New Roman" w:hAnsi="Times New Roman" w:cs="Times New Roman"/>
        </w:rPr>
        <w:t>s</w:t>
      </w:r>
      <w:r w:rsidR="002F62A7">
        <w:rPr>
          <w:rFonts w:ascii="Times New Roman" w:hAnsi="Times New Roman" w:cs="Times New Roman"/>
        </w:rPr>
        <w:t xml:space="preserv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 xml:space="preserve">predator </w:t>
      </w:r>
      <w:r w:rsidR="00447D18">
        <w:rPr>
          <w:rFonts w:ascii="Times New Roman" w:hAnsi="Times New Roman" w:cs="Times New Roman"/>
        </w:rPr>
        <w:t>size</w:t>
      </w:r>
      <w:r w:rsidR="00C959E3">
        <w:rPr>
          <w:rFonts w:ascii="Times New Roman" w:hAnsi="Times New Roman" w:cs="Times New Roman"/>
        </w:rPr>
        <w:t>,</w:t>
      </w:r>
      <w:r w:rsidR="006C390E">
        <w:rPr>
          <w:rFonts w:ascii="Times New Roman" w:hAnsi="Times New Roman" w:cs="Times New Roman"/>
        </w:rPr>
        <w:t xml:space="preserve"> species identity</w:t>
      </w:r>
      <w:r w:rsidR="00C959E3">
        <w:rPr>
          <w:rFonts w:ascii="Times New Roman" w:hAnsi="Times New Roman" w:cs="Times New Roman"/>
        </w:rPr>
        <w:t xml:space="preserve">, and </w:t>
      </w:r>
      <w:r w:rsidR="00241D90">
        <w:rPr>
          <w:rFonts w:ascii="Times New Roman" w:hAnsi="Times New Roman" w:cs="Times New Roman"/>
        </w:rPr>
        <w:t>huntin</w:t>
      </w:r>
      <w:r w:rsidR="00C959E3">
        <w:rPr>
          <w:rFonts w:ascii="Times New Roman" w:hAnsi="Times New Roman" w:cs="Times New Roman"/>
        </w:rPr>
        <w:t>g traits</w:t>
      </w:r>
      <w:r w:rsidR="006C390E">
        <w:rPr>
          <w:rFonts w:ascii="Times New Roman" w:hAnsi="Times New Roman" w:cs="Times New Roman"/>
        </w:rPr>
        <w:t xml:space="preserve"> are important drivers of prey s</w:t>
      </w:r>
      <w:r w:rsidR="00447D18">
        <w:rPr>
          <w:rFonts w:ascii="Times New Roman" w:hAnsi="Times New Roman" w:cs="Times New Roman"/>
        </w:rPr>
        <w:t>ize s</w:t>
      </w:r>
      <w:r w:rsidR="006C390E">
        <w:rPr>
          <w:rFonts w:ascii="Times New Roman" w:hAnsi="Times New Roman" w:cs="Times New Roman"/>
        </w:rPr>
        <w:t>election</w:t>
      </w:r>
      <w:r w:rsidR="000C4A14">
        <w:rPr>
          <w:rFonts w:ascii="Times New Roman" w:hAnsi="Times New Roman" w:cs="Times New Roman"/>
        </w:rPr>
        <w:t xml:space="preserve"> and resulting food web patterns</w:t>
      </w:r>
      <w:r w:rsidR="006C390E">
        <w:rPr>
          <w:rFonts w:ascii="Times New Roman" w:hAnsi="Times New Roman" w:cs="Times New Roman"/>
        </w:rPr>
        <w:t xml:space="preserve">. </w:t>
      </w:r>
      <w:r>
        <w:rPr>
          <w:rFonts w:ascii="Times New Roman" w:hAnsi="Times New Roman" w:cs="Times New Roman"/>
        </w:rPr>
        <w:t xml:space="preserve">Specifically, </w:t>
      </w:r>
      <w:r w:rsidR="00D662CB">
        <w:rPr>
          <w:rFonts w:ascii="Times New Roman" w:hAnsi="Times New Roman" w:cs="Times New Roman"/>
        </w:rPr>
        <w:t xml:space="preserve">we </w:t>
      </w:r>
      <w:r>
        <w:rPr>
          <w:rFonts w:ascii="Times New Roman" w:hAnsi="Times New Roman" w:cs="Times New Roman"/>
        </w:rPr>
        <w:t>1)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w:t>
      </w:r>
      <w:commentRangeStart w:id="11"/>
      <w:r w:rsidR="006C390E">
        <w:rPr>
          <w:rFonts w:ascii="Times New Roman" w:hAnsi="Times New Roman" w:cs="Times New Roman"/>
        </w:rPr>
        <w:t>larger</w:t>
      </w:r>
      <w:commentRangeEnd w:id="11"/>
      <w:r w:rsidR="0067046F">
        <w:rPr>
          <w:rStyle w:val="CommentReference"/>
        </w:rPr>
        <w:commentReference w:id="11"/>
      </w:r>
      <w:r w:rsidR="006C390E">
        <w:rPr>
          <w:rFonts w:ascii="Times New Roman" w:hAnsi="Times New Roman" w:cs="Times New Roman"/>
        </w:rPr>
        <w:t xml:space="preserve">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r w:rsidR="00D662CB">
        <w:rPr>
          <w:rFonts w:ascii="Times New Roman" w:hAnsi="Times New Roman" w:cs="Times New Roman"/>
        </w:rPr>
        <w:t>;</w:t>
      </w:r>
      <w:r w:rsidR="005467F9">
        <w:rPr>
          <w:rFonts w:ascii="Times New Roman" w:hAnsi="Times New Roman" w:cs="Times New Roman"/>
        </w:rPr>
        <w:t xml:space="preserve"> 2</w:t>
      </w:r>
      <w:r w:rsidR="00C959E3">
        <w:rPr>
          <w:rFonts w:ascii="Times New Roman" w:hAnsi="Times New Roman" w:cs="Times New Roman"/>
        </w:rPr>
        <w:t xml:space="preserve">) demonstrate that more general species traits, in particular the hunting strategy of web use </w:t>
      </w:r>
      <w:r w:rsidR="00D662CB">
        <w:rPr>
          <w:rFonts w:ascii="Times New Roman" w:hAnsi="Times New Roman" w:cs="Times New Roman"/>
        </w:rPr>
        <w:t>(</w:t>
      </w:r>
      <w:r w:rsidR="002F62A7">
        <w:rPr>
          <w:rFonts w:ascii="Times New Roman" w:hAnsi="Times New Roman" w:cs="Times New Roman"/>
        </w:rPr>
        <w:t>whether in capturing or subduing prey</w:t>
      </w:r>
      <w:r w:rsidR="00D662CB">
        <w:rPr>
          <w:rFonts w:ascii="Times New Roman" w:hAnsi="Times New Roman" w:cs="Times New Roman"/>
        </w:rPr>
        <w:t>)</w:t>
      </w:r>
      <w:r w:rsidR="002F62A7">
        <w:rPr>
          <w:rFonts w:ascii="Times New Roman" w:hAnsi="Times New Roman" w:cs="Times New Roman"/>
        </w:rPr>
        <w:t>,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w:t>
      </w:r>
      <w:r w:rsidR="00F63A83">
        <w:rPr>
          <w:rFonts w:ascii="Times New Roman" w:hAnsi="Times New Roman" w:cs="Times New Roman"/>
        </w:rPr>
        <w:t>terrestrial</w:t>
      </w:r>
      <w:r>
        <w:rPr>
          <w:rFonts w:ascii="Times New Roman" w:hAnsi="Times New Roman" w:cs="Times New Roman"/>
        </w:rPr>
        <w:t xml:space="preserve"> invertebrate 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species traits and that not one predator attribute alone predicts all interactions </w:t>
      </w:r>
      <w:r w:rsidR="00BC4812">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Evolution","id":"ITEM-1","issue":"3","issued":{"date-parts":[["2019"]]},"page":"356-367","title":"Inferring predator–prey interactions in food webs","type":"article-journal","volume":"10"},"uris":["http://www.mendeley.com/documents/?uuid=df3e6719-a9b8-4410-add1-db4cd678eff9"]}],"mendeley":{"formattedCitation":"(Pomeranz et al., 2019)","plainTextFormattedCitation":"(Pomeranz et al., 2019)","previouslyFormattedCitation":"[11]"},"properties":{"noteIndex":0},"schema":"https://github.com/citation-style-language/schema/raw/master/csl-citation.json"}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(Pomeranz et al., 2019)</w:t>
      </w:r>
      <w:r w:rsidR="00BC4812">
        <w:rPr>
          <w:rFonts w:ascii="Times New Roman" w:hAnsi="Times New Roman" w:cs="Times New Roman"/>
        </w:rPr>
        <w:fldChar w:fldCharType="end"/>
      </w:r>
      <w:r w:rsidR="00CD3CD1">
        <w:rPr>
          <w:rFonts w:ascii="Times New Roman" w:hAnsi="Times New Roman" w:cs="Times New Roman"/>
        </w:rPr>
        <w:t>.</w:t>
      </w:r>
    </w:p>
    <w:p w14:paraId="3757489D" w14:textId="1D48C234" w:rsidR="003F7A55" w:rsidRDefault="003F7A55" w:rsidP="003F3823">
      <w:pPr>
        <w:rPr>
          <w:rFonts w:ascii="Times New Roman" w:hAnsi="Times New Roman" w:cs="Times New Roman"/>
        </w:rPr>
      </w:pPr>
    </w:p>
    <w:p w14:paraId="0A71C3ED" w14:textId="3A62D2A2" w:rsidR="00BB56FC" w:rsidRDefault="007B5BB4" w:rsidP="003507EC">
      <w:pPr>
        <w:rPr>
          <w:rFonts w:ascii="Times New Roman" w:hAnsi="Times New Roman" w:cs="Times New Roman"/>
        </w:rPr>
      </w:pPr>
      <w:r>
        <w:rPr>
          <w:rFonts w:ascii="Times New Roman" w:hAnsi="Times New Roman" w:cs="Times New Roman"/>
        </w:rPr>
        <w:t>Our results</w:t>
      </w:r>
      <w:r w:rsidR="003507EC">
        <w:rPr>
          <w:rFonts w:ascii="Times New Roman" w:hAnsi="Times New Roman" w:cs="Times New Roman"/>
        </w:rPr>
        <w:t xml:space="preserve"> strengthen the need for </w:t>
      </w:r>
      <w:r w:rsidR="0079365E">
        <w:rPr>
          <w:rFonts w:ascii="Times New Roman" w:hAnsi="Times New Roman" w:cs="Times New Roman"/>
        </w:rPr>
        <w:t xml:space="preserve">combining </w:t>
      </w:r>
      <w:r w:rsidR="00447D18">
        <w:rPr>
          <w:rFonts w:ascii="Times New Roman" w:hAnsi="Times New Roman" w:cs="Times New Roman"/>
        </w:rPr>
        <w:t xml:space="preserve">multiple predator traits, including </w:t>
      </w:r>
      <w:r w:rsidR="0079365E">
        <w:rPr>
          <w:rFonts w:ascii="Times New Roman" w:hAnsi="Times New Roman" w:cs="Times New Roman"/>
        </w:rPr>
        <w:t>body size</w:t>
      </w:r>
      <w:r w:rsidR="00447D18">
        <w:rPr>
          <w:rFonts w:ascii="Times New Roman" w:hAnsi="Times New Roman" w:cs="Times New Roman"/>
        </w:rPr>
        <w:t>,</w:t>
      </w:r>
      <w:r w:rsidR="0079365E">
        <w:rPr>
          <w:rFonts w:ascii="Times New Roman" w:hAnsi="Times New Roman" w:cs="Times New Roman"/>
        </w:rPr>
        <w:t xml:space="preserve"> species identity</w:t>
      </w:r>
      <w:r w:rsidR="00447D18">
        <w:rPr>
          <w:rFonts w:ascii="Times New Roman" w:hAnsi="Times New Roman" w:cs="Times New Roman"/>
        </w:rPr>
        <w:t>,</w:t>
      </w:r>
      <w:r w:rsidR="003507EC">
        <w:rPr>
          <w:rFonts w:ascii="Times New Roman" w:hAnsi="Times New Roman" w:cs="Times New Roman"/>
        </w:rPr>
        <w:t xml:space="preserve"> </w:t>
      </w:r>
      <w:r w:rsidR="00681B4B">
        <w:rPr>
          <w:rFonts w:ascii="Times New Roman" w:hAnsi="Times New Roman" w:cs="Times New Roman"/>
        </w:rPr>
        <w:t xml:space="preserve">and </w:t>
      </w:r>
      <w:r w:rsidR="00241D90">
        <w:rPr>
          <w:rFonts w:ascii="Times New Roman" w:hAnsi="Times New Roman" w:cs="Times New Roman"/>
        </w:rPr>
        <w:t>hunting</w:t>
      </w:r>
      <w:r w:rsidR="005963C3">
        <w:rPr>
          <w:rFonts w:ascii="Times New Roman" w:hAnsi="Times New Roman" w:cs="Times New Roman"/>
        </w:rPr>
        <w:t xml:space="preserve"> traits </w:t>
      </w:r>
      <w:r w:rsidR="003507EC">
        <w:rPr>
          <w:rFonts w:ascii="Times New Roman" w:hAnsi="Times New Roman" w:cs="Times New Roman"/>
        </w:rPr>
        <w:t>for explaining and predicting food web patterns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-2","issued":{"date-parts":[["2011"]]},"page":"483-492","title":"Taxonomic versus allometric constraints on non-linear interaction strengths","type":"article-journal","volume":"120"},"uris":["http://www.mendeley.com/documents/?uuid=788f60de-811c-4a9f-af45-c39ab8c00355"]},{"id":"ITEM-3","itemData":{"DOI":"10.1007/978-1-4020-5337-5_3","ISBN":"1402053363","abstract":"The interrelatedness and interdependency of organisms in natural systems must have been part of the model framework with which early humans made sense of their environment and their place within it, and which persists today in all cultures in its various forms. Ecologists have formalised these relationships and dependencies, in diagrammatic and mathematical forms, as systems of trophic networks or food webs, and, taking a wider view, as ecosystems. In the present context of food webs, the details of the arrangement of the organisms in time and space and the flow of materials between them, have demanded a great deal of attention from researchers, both empiricists and theorists, and will continue to do so. Historically, food web research has necessitated a reductionist approach in order to cope with the complexity apparent in real interacting systems; trophic data have usually been collected at a high resolution, often at the level of the individual species (Table 3.1). © 2007 Springer.","author":[{"dropping-particle":"","family":"Raffaelli","given":"Dave","non-dropping-particle":"","parse-names":false,"suffix":""}],"container-title":"From Energetics to Ecosystems: The Dynamics and Structure of Ecological Systems","id":"ITEM-3","issued":{"date-parts":[["2007"]]},"page":"53-64","title":"Food webs, body size and the curse of the latin binomial","type":"article-journal"},"uris":["http://www.mendeley.com/documents/?uuid=451661b4-48ee-4a55-9329-b83303e91484"]}],"mendeley":{"formattedCitation":"(Raffaelli, 2007; Rall et al., 2011; Rudolf et al., 2014)","plainTextFormattedCitation":"(Raffaelli, 2007; Rall et al., 2011; Rudolf et al., 2014)","previouslyFormattedCitation":"[8,20,45]"},"properties":{"noteIndex":0},"schema":"https://github.com/citation-style-language/schema/raw/master/csl-citation.json"}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(Raffaelli, 2007; Rall et al., 2011; Rudolf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2F62A7">
        <w:rPr>
          <w:rFonts w:ascii="Times New Roman" w:hAnsi="Times New Roman" w:cs="Times New Roman"/>
        </w:rPr>
        <w:t>In</w:t>
      </w:r>
      <w:r>
        <w:rPr>
          <w:rFonts w:ascii="Times New Roman" w:hAnsi="Times New Roman" w:cs="Times New Roman"/>
        </w:rPr>
        <w:t xml:space="preserve"> our results,</w:t>
      </w:r>
      <w:r w:rsidR="005F7E50">
        <w:rPr>
          <w:rFonts w:ascii="Times New Roman" w:hAnsi="Times New Roman" w:cs="Times New Roman"/>
        </w:rPr>
        <w:t xml:space="preserve"> samples from </w:t>
      </w:r>
      <w:r>
        <w:rPr>
          <w:rFonts w:ascii="Times New Roman" w:hAnsi="Times New Roman" w:cs="Times New Roman"/>
        </w:rPr>
        <w:t>predator</w:t>
      </w:r>
      <w:r w:rsidR="002F62A7">
        <w:rPr>
          <w:rFonts w:ascii="Times New Roman" w:hAnsi="Times New Roman" w:cs="Times New Roman"/>
        </w:rPr>
        <w:t xml:space="preserve"> species</w:t>
      </w:r>
      <w:r>
        <w:rPr>
          <w:rFonts w:ascii="Times New Roman" w:hAnsi="Times New Roman" w:cs="Times New Roman"/>
        </w:rPr>
        <w:t xml:space="preserve"> that may be more</w:t>
      </w:r>
      <w:r w:rsidR="007E4195">
        <w:rPr>
          <w:rFonts w:ascii="Times New Roman" w:hAnsi="Times New Roman" w:cs="Times New Roman"/>
        </w:rPr>
        <w:t xml:space="preserve"> limited in diet based on prey that can fit in their mouths</w:t>
      </w:r>
      <w:r>
        <w:rPr>
          <w:rFonts w:ascii="Times New Roman" w:hAnsi="Times New Roman" w:cs="Times New Roman"/>
        </w:rPr>
        <w:t xml:space="preserve"> (</w:t>
      </w:r>
      <w:r w:rsidR="007E4195">
        <w:rPr>
          <w:rFonts w:ascii="Times New Roman" w:hAnsi="Times New Roman" w:cs="Times New Roman"/>
        </w:rPr>
        <w:t>“</w:t>
      </w:r>
      <w:commentRangeStart w:id="12"/>
      <w:r w:rsidR="007E4195">
        <w:rPr>
          <w:rFonts w:ascii="Times New Roman" w:hAnsi="Times New Roman" w:cs="Times New Roman"/>
        </w:rPr>
        <w:t>gape-limited</w:t>
      </w:r>
      <w:commentRangeEnd w:id="12"/>
      <w:r w:rsidR="003562B8">
        <w:rPr>
          <w:rStyle w:val="CommentReference"/>
        </w:rPr>
        <w:commentReference w:id="12"/>
      </w:r>
      <w:r w:rsidR="007E4195">
        <w:rPr>
          <w:rFonts w:ascii="Times New Roman" w:hAnsi="Times New Roman" w:cs="Times New Roman"/>
        </w:rPr>
        <w:t xml:space="preserve">”, </w:t>
      </w:r>
      <w:r w:rsidR="00681B4B">
        <w:rPr>
          <w:rFonts w:ascii="Times New Roman" w:hAnsi="Times New Roman" w:cs="Times New Roman"/>
        </w:rPr>
        <w:t>e.g.</w:t>
      </w:r>
      <w:proofErr w:type="gramStart"/>
      <w:r w:rsidR="00681B4B">
        <w:rPr>
          <w:rFonts w:ascii="Times New Roman" w:hAnsi="Times New Roman" w:cs="Times New Roman"/>
        </w:rPr>
        <w:t>,</w:t>
      </w:r>
      <w:r>
        <w:rPr>
          <w:rFonts w:ascii="Times New Roman" w:hAnsi="Times New Roman" w:cs="Times New Roman"/>
        </w:rPr>
        <w:t xml:space="preserve"> </w:t>
      </w:r>
      <w:r w:rsidR="00681B4B">
        <w:rPr>
          <w:rFonts w:ascii="Times New Roman" w:hAnsi="Times New Roman" w:cs="Times New Roman"/>
        </w:rPr>
        <w:t xml:space="preserve"> </w:t>
      </w:r>
      <w:proofErr w:type="spellStart"/>
      <w:r>
        <w:rPr>
          <w:rFonts w:ascii="Times New Roman" w:hAnsi="Times New Roman" w:cs="Times New Roman"/>
          <w:i/>
          <w:iCs/>
        </w:rPr>
        <w:t>Pantala</w:t>
      </w:r>
      <w:proofErr w:type="spellEnd"/>
      <w:proofErr w:type="gramEnd"/>
      <w:r>
        <w:rPr>
          <w:rFonts w:ascii="Times New Roman" w:hAnsi="Times New Roman" w:cs="Times New Roman"/>
          <w:i/>
          <w:iCs/>
        </w:rPr>
        <w:t xml:space="preserve"> </w:t>
      </w:r>
      <w:proofErr w:type="spellStart"/>
      <w:r>
        <w:rPr>
          <w:rFonts w:ascii="Times New Roman" w:hAnsi="Times New Roman" w:cs="Times New Roman"/>
          <w:i/>
          <w:iCs/>
        </w:rPr>
        <w:t>flavescens</w:t>
      </w:r>
      <w:proofErr w:type="spellEnd"/>
      <w:r>
        <w:rPr>
          <w:rFonts w:ascii="Times New Roman" w:hAnsi="Times New Roman" w:cs="Times New Roman"/>
        </w:rPr>
        <w:t xml:space="preserve"> and </w:t>
      </w:r>
      <w:proofErr w:type="spellStart"/>
      <w:r>
        <w:rPr>
          <w:rFonts w:ascii="Times New Roman" w:hAnsi="Times New Roman" w:cs="Times New Roman"/>
          <w:i/>
          <w:iCs/>
        </w:rPr>
        <w:t>Geophilomorpha</w:t>
      </w:r>
      <w:proofErr w:type="spellEnd"/>
      <w:r>
        <w:rPr>
          <w:rFonts w:ascii="Times New Roman" w:hAnsi="Times New Roman" w:cs="Times New Roman"/>
          <w:i/>
          <w:iCs/>
        </w:rPr>
        <w:t xml:space="preserve"> </w:t>
      </w:r>
      <w:r>
        <w:rPr>
          <w:rFonts w:ascii="Times New Roman" w:hAnsi="Times New Roman" w:cs="Times New Roman"/>
        </w:rPr>
        <w:t xml:space="preserve">sp.) </w:t>
      </w:r>
      <w:r w:rsidR="006058A6">
        <w:rPr>
          <w:rFonts w:ascii="Times New Roman" w:hAnsi="Times New Roman" w:cs="Times New Roman"/>
        </w:rPr>
        <w:t xml:space="preserve">have smaller prey items on average compared to </w:t>
      </w:r>
      <w:r w:rsidR="00344B7A">
        <w:rPr>
          <w:rFonts w:ascii="Times New Roman" w:hAnsi="Times New Roman" w:cs="Times New Roman"/>
        </w:rPr>
        <w:t xml:space="preserve">those </w:t>
      </w:r>
      <w:r w:rsidR="006058A6">
        <w:rPr>
          <w:rFonts w:ascii="Times New Roman" w:hAnsi="Times New Roman" w:cs="Times New Roman"/>
        </w:rPr>
        <w:t>of similar</w:t>
      </w:r>
      <w:r w:rsidR="00344B7A">
        <w:rPr>
          <w:rFonts w:ascii="Times New Roman" w:hAnsi="Times New Roman" w:cs="Times New Roman"/>
        </w:rPr>
        <w:t xml:space="preserve"> </w:t>
      </w:r>
      <w:r w:rsidR="006058A6">
        <w:rPr>
          <w:rFonts w:ascii="Times New Roman" w:hAnsi="Times New Roman" w:cs="Times New Roman"/>
        </w:rPr>
        <w:t>or even</w:t>
      </w:r>
      <w:r w:rsidR="00344B7A">
        <w:rPr>
          <w:rFonts w:ascii="Times New Roman" w:hAnsi="Times New Roman" w:cs="Times New Roman"/>
        </w:rPr>
        <w:t xml:space="preserve"> </w:t>
      </w:r>
      <w:r w:rsidR="006058A6">
        <w:rPr>
          <w:rFonts w:ascii="Times New Roman" w:hAnsi="Times New Roman" w:cs="Times New Roman"/>
        </w:rPr>
        <w:t>smaller size</w:t>
      </w:r>
      <w:r w:rsidR="003507EC">
        <w:rPr>
          <w:rFonts w:ascii="Times New Roman" w:hAnsi="Times New Roman" w:cs="Times New Roman"/>
        </w:rPr>
        <w:t xml:space="preserve"> that </w:t>
      </w:r>
      <w:r w:rsidR="001C6B21">
        <w:rPr>
          <w:rFonts w:ascii="Times New Roman" w:hAnsi="Times New Roman" w:cs="Times New Roman"/>
        </w:rPr>
        <w:t>instead use</w:t>
      </w:r>
      <w:r w:rsidR="003507EC">
        <w:rPr>
          <w:rFonts w:ascii="Times New Roman" w:hAnsi="Times New Roman" w:cs="Times New Roman"/>
        </w:rPr>
        <w:t xml:space="preserve"> “</w:t>
      </w:r>
      <w:commentRangeStart w:id="13"/>
      <w:r w:rsidR="003507EC">
        <w:rPr>
          <w:rFonts w:ascii="Times New Roman" w:hAnsi="Times New Roman" w:cs="Times New Roman"/>
        </w:rPr>
        <w:t>tools</w:t>
      </w:r>
      <w:commentRangeEnd w:id="13"/>
      <w:r w:rsidR="003562B8">
        <w:rPr>
          <w:rStyle w:val="CommentReference"/>
        </w:rPr>
        <w:commentReference w:id="13"/>
      </w:r>
      <w:r w:rsidR="003507EC">
        <w:rPr>
          <w:rFonts w:ascii="Times New Roman" w:hAnsi="Times New Roman" w:cs="Times New Roman"/>
        </w:rPr>
        <w:t xml:space="preserve">” such as webs (e.g. </w:t>
      </w:r>
      <w:proofErr w:type="spellStart"/>
      <w:r w:rsidR="003507EC">
        <w:rPr>
          <w:rFonts w:ascii="Times New Roman" w:hAnsi="Times New Roman" w:cs="Times New Roman"/>
        </w:rPr>
        <w:t>Oonopidae</w:t>
      </w:r>
      <w:proofErr w:type="spellEnd"/>
      <w:r w:rsidR="003507EC">
        <w:rPr>
          <w:rFonts w:ascii="Times New Roman" w:hAnsi="Times New Roman" w:cs="Times New Roman"/>
        </w:rPr>
        <w:t xml:space="preserve"> </w:t>
      </w:r>
      <w:proofErr w:type="spellStart"/>
      <w:r w:rsidR="003507EC">
        <w:rPr>
          <w:rFonts w:ascii="Times New Roman" w:hAnsi="Times New Roman" w:cs="Times New Roman"/>
        </w:rPr>
        <w:t>sp</w:t>
      </w:r>
      <w:proofErr w:type="spellEnd"/>
      <w:r w:rsidR="003507EC">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Wh</w:t>
      </w:r>
      <w:r w:rsidR="00015822">
        <w:rPr>
          <w:rFonts w:ascii="Times New Roman" w:hAnsi="Times New Roman" w:cs="Times New Roman"/>
        </w:rPr>
        <w:t>ereas</w:t>
      </w:r>
      <w:r w:rsidR="004239D4">
        <w:rPr>
          <w:rFonts w:ascii="Times New Roman" w:hAnsi="Times New Roman" w:cs="Times New Roman"/>
        </w:rPr>
        <w:t xml:space="preserv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 gape limitation</w:t>
      </w:r>
      <w:r w:rsidR="004239D4">
        <w:rPr>
          <w:rFonts w:ascii="Times New Roman" w:hAnsi="Times New Roman" w:cs="Times New Roman"/>
        </w:rPr>
        <w:t xml:space="preserve">. </w:t>
      </w:r>
      <w:r w:rsidR="00015822">
        <w:rPr>
          <w:rFonts w:ascii="Times New Roman" w:hAnsi="Times New Roman" w:cs="Times New Roman"/>
        </w:rPr>
        <w:t>Although</w:t>
      </w:r>
      <w:r w:rsidR="00241D90">
        <w:rPr>
          <w:rFonts w:ascii="Times New Roman" w:hAnsi="Times New Roman" w:cs="Times New Roman"/>
        </w:rPr>
        <w:t xml:space="preserve"> these traits (body size and gape limitation) may vary across individuals within a species over its lifespan, our dataset </w:t>
      </w:r>
      <w:r w:rsidR="004239D4">
        <w:rPr>
          <w:rFonts w:ascii="Times New Roman" w:hAnsi="Times New Roman" w:cs="Times New Roman"/>
        </w:rPr>
        <w:t xml:space="preserve">demonstrates that some </w:t>
      </w:r>
      <w:r w:rsidR="001D047C">
        <w:rPr>
          <w:rFonts w:ascii="Times New Roman" w:hAnsi="Times New Roman" w:cs="Times New Roman"/>
        </w:rPr>
        <w:t>traits that limit prey size selection</w:t>
      </w:r>
      <w:r w:rsidR="00241D90">
        <w:rPr>
          <w:rFonts w:ascii="Times New Roman" w:hAnsi="Times New Roman" w:cs="Times New Roman"/>
        </w:rPr>
        <w:t xml:space="preserve">, specifically web use, </w:t>
      </w:r>
      <w:r w:rsidR="007E4195">
        <w:rPr>
          <w:rFonts w:ascii="Times New Roman" w:hAnsi="Times New Roman" w:cs="Times New Roman"/>
        </w:rPr>
        <w:t>are</w:t>
      </w:r>
      <w:r w:rsidR="001D047C">
        <w:rPr>
          <w:rFonts w:ascii="Times New Roman" w:hAnsi="Times New Roman" w:cs="Times New Roman"/>
        </w:rPr>
        <w:t xml:space="preserve"> </w:t>
      </w:r>
      <w:r w:rsidR="00241D90">
        <w:rPr>
          <w:rFonts w:ascii="Times New Roman" w:hAnsi="Times New Roman" w:cs="Times New Roman"/>
        </w:rPr>
        <w:t xml:space="preserve">conserved across life stages and phylogenetically </w:t>
      </w:r>
      <w:r w:rsidR="00DB7AE6">
        <w:rPr>
          <w:rFonts w:ascii="Times New Roman" w:hAnsi="Times New Roman" w:cs="Times New Roman"/>
        </w:rPr>
        <w:t xml:space="preserve">related </w:t>
      </w:r>
      <w:r w:rsidR="00241D90">
        <w:rPr>
          <w:rFonts w:ascii="Times New Roman" w:hAnsi="Times New Roman" w:cs="Times New Roman"/>
        </w:rPr>
        <w:t xml:space="preserve">species, lending credence to phylogenetic approaches to inferring feeding interactions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Webs","id":"ITEM-1","issued":{"date-parts":[["2015"]]},"page":"11-20","publisher":"The Authors","title":"Joining the dots: An automated method for constructing food webs from compendia of published interactions","type":"article-journal","volume":"5"},"uris":["http://www.mendeley.com/documents/?uuid=a360129c-bc30-471d-8c25-c40d37508c80"]}],"mendeley":{"formattedCitation":"(Gray et al., 2015)","plainTextFormattedCitation":"(Gray et al., 2015)","previouslyFormattedCitation":"[9]"},"properties":{"noteIndex":0},"schema":"https://github.com/citation-style-language/schema/raw/master/csl-citation.json"}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(Gray et al., 2015)</w:t>
      </w:r>
      <w:r w:rsidR="00443203">
        <w:rPr>
          <w:rFonts w:ascii="Times New Roman" w:hAnsi="Times New Roman" w:cs="Times New Roman"/>
        </w:rPr>
        <w:fldChar w:fldCharType="end"/>
      </w:r>
      <w:r w:rsidR="00443203">
        <w:rPr>
          <w:rFonts w:ascii="Times New Roman" w:hAnsi="Times New Roman" w:cs="Times New Roman"/>
        </w:rPr>
        <w:t>.</w:t>
      </w:r>
    </w:p>
    <w:p w14:paraId="508475CC" w14:textId="0CA07E0F" w:rsidR="00BB56FC" w:rsidRDefault="00BB56FC" w:rsidP="003507EC">
      <w:pPr>
        <w:rPr>
          <w:rFonts w:ascii="Times New Roman" w:hAnsi="Times New Roman" w:cs="Times New Roman"/>
        </w:rPr>
      </w:pPr>
    </w:p>
    <w:p w14:paraId="69B34282" w14:textId="727CDBA7" w:rsidR="00F63A83" w:rsidRDefault="00BB56FC" w:rsidP="003507EC">
      <w:pPr>
        <w:rPr>
          <w:rFonts w:ascii="Times New Roman" w:hAnsi="Times New Roman" w:cs="Times New Roman"/>
        </w:rPr>
      </w:pPr>
      <w:r>
        <w:rPr>
          <w:rFonts w:ascii="Times New Roman" w:hAnsi="Times New Roman" w:cs="Times New Roman"/>
        </w:rPr>
        <w:t xml:space="preserve">Traits </w:t>
      </w:r>
      <w:r w:rsidR="00241D90">
        <w:rPr>
          <w:rFonts w:ascii="Times New Roman" w:hAnsi="Times New Roman" w:cs="Times New Roman"/>
        </w:rPr>
        <w:t>related to predator hunting strategies, such as</w:t>
      </w:r>
      <w:r>
        <w:rPr>
          <w:rFonts w:ascii="Times New Roman" w:hAnsi="Times New Roman" w:cs="Times New Roman"/>
        </w:rPr>
        <w:t xml:space="preserve"> web and venom use</w:t>
      </w:r>
      <w:r w:rsidR="00241D90">
        <w:rPr>
          <w:rFonts w:ascii="Times New Roman" w:hAnsi="Times New Roman" w:cs="Times New Roman"/>
        </w:rPr>
        <w:t>,</w:t>
      </w:r>
      <w:r>
        <w:rPr>
          <w:rFonts w:ascii="Times New Roman" w:hAnsi="Times New Roman" w:cs="Times New Roman"/>
        </w:rPr>
        <w:t xml:space="preserve"> </w:t>
      </w:r>
      <w:r w:rsidR="00443433">
        <w:rPr>
          <w:rFonts w:ascii="Times New Roman" w:hAnsi="Times New Roman" w:cs="Times New Roman"/>
        </w:rPr>
        <w:t xml:space="preserve">have </w:t>
      </w:r>
      <w:r>
        <w:rPr>
          <w:rFonts w:ascii="Times New Roman" w:hAnsi="Times New Roman" w:cs="Times New Roman"/>
        </w:rPr>
        <w:t xml:space="preserve">already gained attention </w:t>
      </w:r>
      <w:r w:rsidR="00BB26B2">
        <w:rPr>
          <w:rFonts w:ascii="Times New Roman" w:hAnsi="Times New Roman" w:cs="Times New Roman"/>
        </w:rPr>
        <w:t>as important drivers of interactions in</w:t>
      </w:r>
      <w:r w:rsidR="00B4631F">
        <w:rPr>
          <w:rFonts w:ascii="Times New Roman" w:hAnsi="Times New Roman" w:cs="Times New Roman"/>
        </w:rPr>
        <w:t xml:space="preserve"> invertebrate food webs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structure","type":"article-journal","volume":"127"},"uris":["http://www.mendeley.com/documents/?uuid=4f155ff1-bb4b-47b8-ae5f-baf4e5303501"]},{"id":"ITEM-2","itemData":{"author":[{"dropping-particle":"","family":"Schmitz","given":"Oswald J.","non-dropping-particle":"","parse-names":false,"suffix":""}],"container-title":"Ecology","id":"ITEM-2","issue":"9","issued":{"date-parts":[["2009"]]},"page":"2339-2345","title":"Effects of predator functional diversity on grassland ecosystem function","type":"article-journal","volume":"90"},"uris":["http://www.mendeley.com/documents/?uuid=4b85f518-4f66-4e76-8d12-e7483b267fd9"]},{"id":"ITEM-3","itemData":{"DOI":"10.1126/science.1152355","ISBN":"0036-8075","ISSN":"00368075","PMID":"18276890","abstract":"The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J.","non-dropping-particle":"","parse-names":false,"suffix":""}],"container-title":"Science","id":"ITEM-3","issue":"5865","issued":{"date-parts":[["2008"]]},"page":"952-954","title":"Effects of predator hunting mode on grassland ecosystem function","type":"article-journal","volume":"319"},"uris":["http://www.mendeley.com/documents/?uuid=73052aeb-11a1-4150-9585-e9589cd98b1b"]}],"mendeley":{"formattedCitation":"(Laigle et al., 2018; Schmitz, 2008, 2009)","plainTextFormattedCitation":"(Laigle et al., 2018; Schmitz, 2008, 2009)","previouslyFormattedCitation":"[15,40,46]"},"properties":{"noteIndex":0},"schema":"https://github.com/citation-style-language/schema/raw/master/csl-citation.json"}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(Laigle et al., 2018; Schmitz, 2008, 2009)</w:t>
      </w:r>
      <w:r w:rsidR="00443203">
        <w:rPr>
          <w:rFonts w:ascii="Times New Roman" w:hAnsi="Times New Roman" w:cs="Times New Roman"/>
        </w:rPr>
        <w:fldChar w:fldCharType="end"/>
      </w:r>
      <w:r w:rsidR="00F63A83">
        <w:rPr>
          <w:rFonts w:ascii="Times New Roman" w:hAnsi="Times New Roman" w:cs="Times New Roman"/>
        </w:rPr>
        <w:t xml:space="preserve"> and are often a primary way in which interactions are inferred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levels","type":"article-journal","volume":"123"},"uris":["http://www.mendeley.com/documents/?uuid=aa34e369-0df4-4c09-af6d-c5ccfdabf0c8"]},{"id":"ITEM-2","itemData":{"DOI":"10.1002/ecy.2679","ISSN":"00129658","PMID":"30838635","abstract":"Patterns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-2","issue":"6","issued":{"date-parts":[["2019"]]},"page":"2679","title":"A meta food web for invertebrate species collected in a European grassland","type":"article-journal","volume":"100"},"uris":["http://www.mendeley.com/documents/?uuid=9e52bc16-2e0b-41c3-b6a8-b77bedd700b6"]}],"mendeley":{"formattedCitation":"(Digel et al., 2014; Hines et al., 2019)","plainTextFormattedCitation":"(Digel et al., 2014; Hines et al., 2019)","previouslyFormattedCitation":"[18,19]"},"properties":{"noteIndex":0},"schema":"https://github.com/citation-style-language/schema/raw/master/csl-citation.json"}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(Digel et al., 2014; Hines et al., 2019)</w:t>
      </w:r>
      <w:r w:rsidR="00443203">
        <w:rPr>
          <w:rFonts w:ascii="Times New Roman" w:hAnsi="Times New Roman" w:cs="Times New Roman"/>
        </w:rPr>
        <w:fldChar w:fldCharType="end"/>
      </w:r>
      <w:r w:rsidR="00443203">
        <w:rPr>
          <w:rFonts w:ascii="Times New Roman" w:hAnsi="Times New Roman" w:cs="Times New Roman"/>
        </w:rPr>
        <w:t>.</w:t>
      </w:r>
      <w:r w:rsidR="00F63A83">
        <w:rPr>
          <w:rFonts w:ascii="Times New Roman" w:hAnsi="Times New Roman" w:cs="Times New Roman"/>
        </w:rPr>
        <w:t xml:space="preserve"> In our dataset, the fact</w:t>
      </w:r>
      <w:r w:rsidR="00DB7AE6">
        <w:rPr>
          <w:rFonts w:ascii="Times New Roman" w:hAnsi="Times New Roman" w:cs="Times New Roman"/>
        </w:rPr>
        <w:t>s</w:t>
      </w:r>
      <w:r w:rsidR="00F63A83">
        <w:rPr>
          <w:rFonts w:ascii="Times New Roman" w:hAnsi="Times New Roman" w:cs="Times New Roman"/>
        </w:rPr>
        <w:t xml:space="preserve"> that </w:t>
      </w:r>
      <w:proofErr w:type="spellStart"/>
      <w:r w:rsidR="00DB7AE6">
        <w:rPr>
          <w:rFonts w:ascii="Times New Roman" w:hAnsi="Times New Roman" w:cs="Times New Roman"/>
        </w:rPr>
        <w:t>i</w:t>
      </w:r>
      <w:proofErr w:type="spellEnd"/>
      <w:r w:rsidR="00DB7AE6">
        <w:rPr>
          <w:rFonts w:ascii="Times New Roman" w:hAnsi="Times New Roman" w:cs="Times New Roman"/>
        </w:rPr>
        <w:t xml:space="preserve">) </w:t>
      </w:r>
      <w:r w:rsidR="00F63A83">
        <w:rPr>
          <w:rFonts w:ascii="Times New Roman" w:hAnsi="Times New Roman" w:cs="Times New Roman"/>
        </w:rPr>
        <w:t>individual species deviated from a general predator-prey body size scaling relationship</w:t>
      </w:r>
      <w:r w:rsidR="00DB7AE6">
        <w:rPr>
          <w:rFonts w:ascii="Times New Roman" w:hAnsi="Times New Roman" w:cs="Times New Roman"/>
        </w:rPr>
        <w:t>,</w:t>
      </w:r>
      <w:r w:rsidR="00F63A83">
        <w:rPr>
          <w:rFonts w:ascii="Times New Roman" w:hAnsi="Times New Roman" w:cs="Times New Roman"/>
        </w:rPr>
        <w:t xml:space="preserve"> and </w:t>
      </w:r>
      <w:r w:rsidR="00DB7AE6">
        <w:rPr>
          <w:rFonts w:ascii="Times New Roman" w:hAnsi="Times New Roman" w:cs="Times New Roman"/>
        </w:rPr>
        <w:t xml:space="preserve">ii) </w:t>
      </w:r>
      <w:r w:rsidR="00F63A83">
        <w:rPr>
          <w:rFonts w:ascii="Times New Roman" w:hAnsi="Times New Roman" w:cs="Times New Roman"/>
        </w:rPr>
        <w:t xml:space="preserve">hunting </w:t>
      </w:r>
      <w:commentRangeStart w:id="14"/>
      <w:r w:rsidR="00F63A83">
        <w:rPr>
          <w:rFonts w:ascii="Times New Roman" w:hAnsi="Times New Roman" w:cs="Times New Roman"/>
        </w:rPr>
        <w:t>tools</w:t>
      </w:r>
      <w:commentRangeEnd w:id="14"/>
      <w:r w:rsidR="003562B8">
        <w:rPr>
          <w:rStyle w:val="CommentReference"/>
        </w:rPr>
        <w:commentReference w:id="14"/>
      </w:r>
      <w:r w:rsidR="00F63A83">
        <w:rPr>
          <w:rFonts w:ascii="Times New Roman" w:hAnsi="Times New Roman" w:cs="Times New Roman"/>
        </w:rPr>
        <w:t xml:space="preserve"> seem to be </w:t>
      </w:r>
      <w:r w:rsidR="00DB7AE6">
        <w:rPr>
          <w:rFonts w:ascii="Times New Roman" w:hAnsi="Times New Roman" w:cs="Times New Roman"/>
        </w:rPr>
        <w:t xml:space="preserve">a </w:t>
      </w:r>
      <w:r w:rsidR="00F63A83">
        <w:rPr>
          <w:rFonts w:ascii="Times New Roman" w:hAnsi="Times New Roman" w:cs="Times New Roman"/>
        </w:rPr>
        <w:t>mechanism for relaxing prey size selection constraints, suggest that</w:t>
      </w:r>
      <w:r w:rsidR="00C413B0">
        <w:rPr>
          <w:rFonts w:ascii="Times New Roman" w:hAnsi="Times New Roman" w:cs="Times New Roman"/>
        </w:rPr>
        <w:t xml:space="preserve"> the relationship between predator and prey size in a given community may be the result of the community average of these traits</w:t>
      </w:r>
      <w:r w:rsidR="00DB7AE6">
        <w:rPr>
          <w:rFonts w:ascii="Times New Roman" w:hAnsi="Times New Roman" w:cs="Times New Roman"/>
        </w:rPr>
        <w:t>,</w:t>
      </w:r>
      <w:r w:rsidR="00C413B0">
        <w:rPr>
          <w:rFonts w:ascii="Times New Roman" w:hAnsi="Times New Roman" w:cs="Times New Roman"/>
        </w:rPr>
        <w:t xml:space="preserve"> along with predator hunting traits</w:t>
      </w:r>
      <w:r w:rsidR="00BB26B2">
        <w:rPr>
          <w:rFonts w:ascii="Times New Roman" w:hAnsi="Times New Roman" w:cs="Times New Roman"/>
        </w:rPr>
        <w:t xml:space="preserve"> (e.g. community weighted </w:t>
      </w:r>
      <w:r w:rsidR="00C413B0">
        <w:rPr>
          <w:rFonts w:ascii="Times New Roman" w:hAnsi="Times New Roman" w:cs="Times New Roman"/>
        </w:rPr>
        <w:t>trait mean</w:t>
      </w:r>
      <w:r w:rsidR="00666F1F">
        <w:rPr>
          <w:rFonts w:ascii="Times New Roman" w:hAnsi="Times New Roman" w:cs="Times New Roman"/>
        </w:rPr>
        <w:t xml:space="preserve">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{"citationItems":[{"id":"ITEM-1","itemData":{"DOI":"10.1890/03-0799","ISSN":"00129658","abstract":"Although the structure and composition of plant communities is known to influence the functioning of ecosystems, there is as yet no agreement as to how these should be described from a functional perspective. We tested the biomass ratio hypothesis, which postulates that ecosystem properties should depend on species traits and on species contribution to the total biomass of the community, in a successional sere following vineyard abandonment in the Mediterranean region of France. Ecosystem-specific net primary productivity, litter decomposition rate, and total soil carbon and nitrogen varied significantly with field age, and correlated with community-aggregated (i.e., weighed according to the relative abundance of species) functional leaf traits. The three easily measurable traits tested, specific leaf area, leaf dry matter content, and nitrogen concentration, provide a simple means to scale up from organ to ecosystem functioning in complex plant communities. We propose that they be called \"functional markers,\" and be used to assess the impacts of community changes on ecosystem properties induced, in particular, by global change drivers.","author":[{"dropping-particle":"","family":"Garnier","given":"Eric","non-dropping-particle":"","parse-names":false,"suffix":""},{"dropping-particle":"","family":"Cortez","given":"Jacques","non-dropping-particle":"","parse-names":false,"suffix":""},{"dropping-particle":"","family":"Billès","given":"Georges","non-dropping-particle":"","parse-names":false,"suffix":""},{"dropping-particle":"","family":"Navas","given":"Marie Laure","non-dropping-particle":"","parse-names":false,"suffix":""},{"dropping-particle":"","family":"Roumet","given":"Catherine","non-dropping-particle":"","parse-names":false,"suffix":""},{"dropping-particle":"","family":"Debussche","given":"Max","non-dropping-particle":"","parse-names":false,"suffix":""},{"dropping-particle":"","family":"Laurent","given":"Gérard","non-dropping-particle":"","parse-names":false,"suffix":""},{"dropping-particle":"","family":"Blanchard","given":"Alain","non-dropping-particle":"","parse-names":false,"suffix":""},{"dropping-particle":"","family":"Aubry","given":"David","non-dropping-particle":"","parse-names":false,"suffix":""},{"dropping-particle":"","family":"Bellmann","given":"Astrid","non-dropping-particle":"","parse-names":false,"suffix":""},{"dropping-particle":"","family":"Neill","given":"Cathy","non-dropping-particle":"","parse-names":false,"suffix":""},{"dropping-particle":"","family":"Toussaint","given":"Jean Patrick","non-dropping-particle":"","parse-names":false,"suffix":""}],"container-title":"Ecology","id":"ITEM-1","issue":"9","issued":{"date-parts":[["2004"]]},"page":"2630-2637","title":"Plant functional markers capture ecosystem properties during secondary succession","type":"article-journal","volume":"85"},"uris":["http://www.mendeley.com/documents/?uuid=680f9262-c02f-415f-b374-59c5a8b58331"]}],"mendeley":{"formattedCitation":"(Garnier et al., 2004)","plainTextFormattedCitation":"(Garnier et al., 2004)","previouslyFormattedCitation":"[47]"},"properties":{"noteIndex":0},"schema":"https://github.com/citation-style-language/schema/raw/master/csl-citation.json"}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(Garnier et al., 2004)</w:t>
      </w:r>
      <w:r w:rsidR="00443203">
        <w:rPr>
          <w:rFonts w:ascii="Times New Roman" w:hAnsi="Times New Roman" w:cs="Times New Roman"/>
        </w:rPr>
        <w:fldChar w:fldCharType="end"/>
      </w:r>
      <w:r w:rsidR="00CD3CD1">
        <w:rPr>
          <w:rFonts w:ascii="Times New Roman" w:hAnsi="Times New Roman" w:cs="Times New Roman"/>
        </w:rPr>
        <w:t>).</w:t>
      </w:r>
      <w:r w:rsidR="00F63A83">
        <w:rPr>
          <w:rFonts w:ascii="Times New Roman" w:hAnsi="Times New Roman" w:cs="Times New Roman"/>
        </w:rPr>
        <w:t xml:space="preserve"> </w:t>
      </w:r>
      <w:r w:rsidR="00AE58D1">
        <w:rPr>
          <w:rFonts w:ascii="Times New Roman" w:hAnsi="Times New Roman" w:cs="Times New Roman"/>
        </w:rPr>
        <w:t xml:space="preserve">Our dataset also highlights how empirical field data </w:t>
      </w:r>
      <w:r w:rsidR="00DB7AE6">
        <w:rPr>
          <w:rFonts w:ascii="Times New Roman" w:hAnsi="Times New Roman" w:cs="Times New Roman"/>
        </w:rPr>
        <w:t xml:space="preserve">are </w:t>
      </w:r>
      <w:r w:rsidR="00AE58D1">
        <w:rPr>
          <w:rFonts w:ascii="Times New Roman" w:hAnsi="Times New Roman" w:cs="Times New Roman"/>
        </w:rPr>
        <w:t xml:space="preserve">key to understanding which traits may matter for constraining feeding interactions. Specifically, predators that use venom, such as centipedes, which are thought to relax prey size constraints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levels","type":"article-journal","volume":"123"},"uris":["http://www.mendeley.com/documents/?uuid=aa34e369-0df4-4c09-af6d-c5ccfdabf0c8"]}],"mendeley":{"formattedCitation":"(Digel et al., 2014)","plainTextFormattedCitation":"(Digel et al., 2014)","previouslyFormattedCitation":"[18]"},"properties":{"noteIndex":0},"schema":"https://github.com/citation-style-language/schema/raw/master/csl-citation.json"}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(Digel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AE58D1">
        <w:rPr>
          <w:rFonts w:ascii="Times New Roman" w:hAnsi="Times New Roman" w:cs="Times New Roman"/>
        </w:rPr>
        <w:t>fed on only relatively small-bodied prey in our dataset</w:t>
      </w:r>
      <w:r w:rsidR="005A2AE9">
        <w:rPr>
          <w:rFonts w:ascii="Times New Roman" w:hAnsi="Times New Roman" w:cs="Times New Roman"/>
        </w:rPr>
        <w:t xml:space="preserve"> (mean predator-prey mass ratio </w:t>
      </w:r>
      <w:r w:rsidR="005A2AE9" w:rsidRPr="00BF7A8B">
        <w:rPr>
          <w:rFonts w:ascii="Times New Roman" w:hAnsi="Times New Roman" w:cs="Times New Roman"/>
        </w:rPr>
        <w:t>247</w:t>
      </w:r>
      <w:r w:rsidR="005A2AE9">
        <w:rPr>
          <w:rFonts w:ascii="Times New Roman" w:hAnsi="Times New Roman" w:cs="Times New Roman"/>
        </w:rPr>
        <w:t xml:space="preserve"> ± 61:1),</w:t>
      </w:r>
      <w:r w:rsidR="00AE58D1">
        <w:rPr>
          <w:rFonts w:ascii="Times New Roman" w:hAnsi="Times New Roman" w:cs="Times New Roman"/>
        </w:rPr>
        <w:t xml:space="preserve"> </w:t>
      </w:r>
      <w:r w:rsidR="005A2AE9">
        <w:rPr>
          <w:rFonts w:ascii="Times New Roman" w:hAnsi="Times New Roman" w:cs="Times New Roman"/>
        </w:rPr>
        <w:t>and a presumed predatory earwig that uses neither venom or webs fed on relatively large prey (mean ± standard error of predator-prey mass ratio</w:t>
      </w:r>
      <w:r w:rsidR="00DB7AE6">
        <w:rPr>
          <w:rFonts w:ascii="Times New Roman" w:hAnsi="Times New Roman" w:cs="Times New Roman"/>
        </w:rPr>
        <w:t xml:space="preserve"> =</w:t>
      </w:r>
      <w:r w:rsidR="005A2AE9">
        <w:rPr>
          <w:rFonts w:ascii="Times New Roman" w:hAnsi="Times New Roman" w:cs="Times New Roman"/>
        </w:rPr>
        <w:t xml:space="preserve"> </w:t>
      </w:r>
      <w:r w:rsidR="005A2AE9" w:rsidRPr="00BF7A8B">
        <w:rPr>
          <w:rFonts w:ascii="Times New Roman" w:hAnsi="Times New Roman" w:cs="Times New Roman"/>
        </w:rPr>
        <w:t>4.35</w:t>
      </w:r>
      <w:r w:rsidR="005A2AE9">
        <w:rPr>
          <w:rFonts w:ascii="Times New Roman" w:hAnsi="Times New Roman" w:cs="Times New Roman"/>
        </w:rPr>
        <w:t xml:space="preserve"> ± 1.99:1), suggesting </w:t>
      </w:r>
      <w:r w:rsidR="00DB7AE6">
        <w:rPr>
          <w:rFonts w:ascii="Times New Roman" w:hAnsi="Times New Roman" w:cs="Times New Roman"/>
        </w:rPr>
        <w:t xml:space="preserve">either </w:t>
      </w:r>
      <w:r w:rsidR="005A2AE9">
        <w:rPr>
          <w:rFonts w:ascii="Times New Roman" w:hAnsi="Times New Roman" w:cs="Times New Roman"/>
        </w:rPr>
        <w:t xml:space="preserve">some other predator trait or reliance on scavenging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{"citationItems":[{"id":"ITEM-1","itemData":{"DOI":"10.1016/j.tree.2010.12.011","ISBN":"0169-5347 (Print)\\n0169-5347 (Linking)","ISSN":"01695347","PMID":"21295371","abstract":"Recent advances in the ecology of food webs underscore the importance of detritus and indirect predator-prey effects. However, most research considers detritus as an invariable pool and predation as the only interaction between carnivores and prey. Carrion consumption, scavenging, is a type of detrital feeding that should have widespread consequences for the structure and stability of food webs. Providing access to high-quality resources, facultative scavenging is a ubiquitous and phylogenetically widespread strategy. In this review, we argue that scavenging is underestimated by 16-fold in food-web research, producing inflated predation rates and underestimated indirect effects. Furthermore, more energy is generally transferred per link via scavenging than predation. Thus, future food-web research should consider scavenging, especially in light of how major global changes can affect scavengers. ?? 2010 Elsevier Ltd.","author":[{"dropping-particle":"","family":"Wilson","given":"Erin E.","non-dropping-particle":"","parse-names":false,"suffix":""},{"dropping-particle":"","family":"Wolkovich","given":"Elizabeth M.","non-dropping-particle":"","parse-names":false,"suffix":""}],"container-title":"Trends in Ecology and Evolution","id":"ITEM-1","issue":"3","issued":{"date-parts":[["2011"]]},"page":"129-135","title":"Scavenging: How carnivores and carrion structure communities","type":"article-journal","volume":"26"},"uris":["http://www.mendeley.com/documents/?uuid=11550ee0-52dd-4984-b30f-0da312610422"]}],"mendeley":{"formattedCitation":"(Wilson &amp; Wolkovich, 2011)","plainTextFormattedCitation":"(Wilson &amp; Wolkovich, 2011)","previouslyFormattedCitation":"[48]"},"properties":{"noteIndex":0},"schema":"https://github.com/citation-style-language/schema/raw/master/csl-citation.json"}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(Wilson &amp; Wolkovich, 2011)</w:t>
      </w:r>
      <w:r w:rsidR="00443203">
        <w:rPr>
          <w:rFonts w:ascii="Times New Roman" w:hAnsi="Times New Roman" w:cs="Times New Roman"/>
        </w:rPr>
        <w:fldChar w:fldCharType="end"/>
      </w:r>
      <w:r w:rsidR="00443203">
        <w:rPr>
          <w:rFonts w:ascii="Times New Roman" w:hAnsi="Times New Roman" w:cs="Times New Roman"/>
        </w:rPr>
        <w:t>.</w:t>
      </w:r>
      <w:r w:rsidR="005A2AE9">
        <w:rPr>
          <w:rFonts w:ascii="Times New Roman" w:hAnsi="Times New Roman" w:cs="Times New Roman"/>
        </w:rPr>
        <w:t xml:space="preserve"> </w:t>
      </w:r>
    </w:p>
    <w:p w14:paraId="7E9D502B" w14:textId="1B5B2946" w:rsidR="006F01DF" w:rsidRDefault="006F01DF" w:rsidP="003507EC">
      <w:pPr>
        <w:rPr>
          <w:rFonts w:ascii="Times New Roman" w:hAnsi="Times New Roman" w:cs="Times New Roman"/>
        </w:rPr>
      </w:pPr>
    </w:p>
    <w:p w14:paraId="27A7D621" w14:textId="783DCA45"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w:t>
      </w:r>
      <w:r w:rsidR="00CE08F9">
        <w:rPr>
          <w:rFonts w:ascii="Times New Roman" w:hAnsi="Times New Roman" w:cs="Times New Roman"/>
        </w:rPr>
        <w:t xml:space="preserve"> the individual level,</w:t>
      </w:r>
      <w:r>
        <w:rPr>
          <w:rFonts w:ascii="Times New Roman" w:hAnsi="Times New Roman" w:cs="Times New Roman"/>
        </w:rPr>
        <w:t xml:space="preserve"> the same resolution as that of the diets of larger-bodied species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{"citationItems":[{"id":"ITEM-1","itemData":{"DOI":"10.1111/faf.12026","ISSN":"14672960","abstract":"Trophic studies are fundamental components of our understanding of biology and ecology, from observing individual organisms to modelling ecosystem function. When measuring fish gut contents, we rely on collecting samples that represent snapshots in time. Many limitations in extrapolating from these snapshots are well understood. However, there seems to be a widespread belief that when quantifying the composition of gut contents, more detail always provides more information. We highlight some fundamental problems with the apparently more quantitative approaches (i.e. 'bulk' methods measuring biomass or volume of each prey type) and suggest that frequency of occurrence (%F) provides the most robust and interpretable measure of diet composition. The additional information provided by bulk methods contains unquantifiable and potentially significant error from a variety of sources. In our experience, the contents of most guts cannot be unambiguously separated into prey categories for quantification because of the presence of unidentifiable and inseparable partially digested material. Even where separation is possible, the composition of a gut at one point in time is affected by many unquantifiable factors unrelated to the actual composition of the diet. Consequently, bulk methods provide ambiguous interpretations from superficially quantitative models. Where research questions require more detail, these problems mean there is little alternative to time-consuming approaches like prey reconstruction. However, for the descriptions of dietary composition presented in many studies, %F provides robust data that overcome many of the limitations of the more detailed approaches and provides considerable logistical and economic benefits. © 2013 John Wiley Sons Ltd.","author":[{"dropping-particle":"","family":"Baker","given":"Ronald","non-dropping-particle":"","parse-names":false,"suffix":""},{"dropping-particle":"","family":"Buckland","given":"Amanda","non-dropping-particle":"","parse-names":false,"suffix":""},{"dropping-particle":"","family":"Sheaves","given":"Marcus","non-dropping-particle":"","parse-names":false,"suffix":""}],"container-title":"Fish and Fisheries","id":"ITEM-1","issue":"1","issued":{"date-parts":[["2014"]]},"page":"170-177","title":"Fish gut content analysis: Robust measures of diet composition","type":"article-journal","volume":"15"},"uris":["http://www.mendeley.com/documents/?uuid=5bd0ff3c-176a-4084-b3d9-d1e4d15fa1d8"]},{"id":"ITEM-2","itemData":{"author":[{"dropping-particle":"","family":"Duffy","given":"David Cameron","non-dropping-particle":"","parse-names":false,"suffix":""},{"dropping-particle":"","family":"Jackson","given":"Susan","non-dropping-particle":"","parse-names":false,"suffix":""}],"container-title":"Colonial Waterbirds","id":"ITEM-2","issue":"1","issued":{"date-parts":[["1986"]]},"page":"1-17","title":"Diet Studies of Seabirds: A Review of Methods","type":"article-journal","volume":"9"},"uris":["http://www.mendeley.com/documents/?uuid=6b061799-239f-4172-8ed4-5d67f466d8fd"]},{"id":"ITEM-3","itemData":{"DOI":"10.1111/j.1095-8649.1980.tb02775.x","ISBN":"1095-8649","ISSN":"10958649","PMID":"7042","abstract":"Methods for analysing fish stomach contents are listed and critically assessed with a view to their suitability for determining dietary importance-this term is defined. Difficulties in the application of these methods are discussed and, where appropriate, alternative approaches proposed. Modifications which have practical value are also considered. The necessity of linking measurements of dietary importance to stomach capacity is emphasized and the effects of differential digestion upon interpretation of stomach contents outlined. The best measure of dietary importance is proposed as one where both the amount and bulk of a food category are recorded.","author":[{"dropping-particle":"","family":"Hyslop","given":"E. J.","non-dropping-particle":"","parse-names":false,"suffix":""}],"container-title":"Journal of Fish Biology","id":"ITEM-3","issue":"4","issued":{"date-parts":[["1980"]]},"page":"411-429","title":"Stomach contents analysis - a review of methods and their application","type":"article-journal","volume":"17"},"uris":["http://www.mendeley.com/documents/?uuid=b6ec3427-e89d-4e1b-ab29-b91c91ce59bc"]}],"mendeley":{"formattedCitation":"(Baker, Buckland, &amp; Sheaves, 2014; Duffy &amp; Jackson, 1986; Hyslop, 1980)","plainTextFormattedCitation":"(Baker, Buckland, &amp; Sheaves, 2014; Duffy &amp; Jackson, 1986; Hyslop, 1980)","previouslyFormattedCitation":"[49–51]"},"properties":{"noteIndex":0},"schema":"https://github.com/citation-style-language/schema/raw/master/csl-citation.json"}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(Baker, Buckland, &amp; Sheaves, 2014; Duffy &amp; Jackson, 1986; Hyslop, 1980)</w:t>
      </w:r>
      <w:r w:rsidR="00443203">
        <w:rPr>
          <w:rFonts w:ascii="Times New Roman" w:hAnsi="Times New Roman" w:cs="Times New Roman"/>
        </w:rPr>
        <w:fldChar w:fldCharType="end"/>
      </w:r>
      <w:r w:rsidR="00443203">
        <w:rPr>
          <w:rFonts w:ascii="Times New Roman" w:hAnsi="Times New Roman" w:cs="Times New Roman"/>
        </w:rPr>
        <w:t xml:space="preserve">. As </w:t>
      </w:r>
      <w:r>
        <w:rPr>
          <w:rFonts w:ascii="Times New Roman" w:hAnsi="Times New Roman" w:cs="Times New Roman"/>
        </w:rPr>
        <w:t xml:space="preserve">databases of DNA sequences continue to grow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{"citationItems":[{"id":"ITEM-1","itemData":{"DOI":"10.1371/journal.pone.0200177","ISBN":"1111111111","ISSN":"19326203","abstract":"The increasing popularity of cytochrome c oxidase subunit 1 (COI) DNA metabarcoding warrants a careful look at the underlying reference databases used to make high-throughput taxonomic assignments. The objectives of this study are to document trends and assess the future usability of COI records for metabarcode identification. The number of COI records deposited to the NCBI nucleotide database has increased by a geometric average of 51% per year, from 8,137 records deposited in 2003 to a cumulative total of ~ 2.5 million by the end of 2017. About half of these records are fully identified to the species rank, 92% are at least 500 bp in length, 74% have a country annotation, and 51% have latitude-longitude annotations. To ensure the future usability of COI records in GenBank we suggest: 1) Improving the geographic representation of COI records, 2) Improving the cross-referencing of COI records in the Barcode of Life Data System and GenBank to facilitate consolidation and incorporation into existing bioinformatic pipelines, 3) Adherence to the minimum information about a marker gene sequence guidelines, and 4) Integrating metabarcodes from eDNA and mixed community studies with existing reference sequences. The growth of COI reference records over the past 15 years has been substantial and is likely to be a resource across many fields for years to come.","author":[{"dropping-particle":"","family":"Porter","given":"Teresita M.","non-dropping-particle":"","parse-names":false,"suffix":""},{"dropping-particle":"","family":"Hajibabaei","given":"Mehrdad","non-dropping-particle":"","parse-names":false,"suffix":""}],"container-title":"PLoS ONE","id":"ITEM-1","issue":"9","issued":{"date-parts":[["2018"]]},"page":"1-16","title":"Over 2.5 million COI sequences in GenBank and growing","type":"article-journal","volume":"13"},"uris":["http://www.mendeley.com/documents/?uuid=91262827-52e9-4c29-9b44-a8cb41defab3"]}],"mendeley":{"formattedCitation":"(Porter &amp; Hajibabaei, 2018)","plainTextFormattedCitation":"(Porter &amp; Hajibabaei, 2018)","previouslyFormattedCitation":"[52]"},"properties":{"noteIndex":0},"schema":"https://github.com/citation-style-language/schema/raw/master/csl-citation.json"}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(Porter &amp; Hajibabaei, 2018)</w:t>
      </w:r>
      <w:r w:rsidR="00443203">
        <w:rPr>
          <w:rFonts w:ascii="Times New Roman" w:hAnsi="Times New Roman" w:cs="Times New Roman"/>
        </w:rPr>
        <w:fldChar w:fldCharType="end"/>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{"citationItems":[{"id":"ITEM-1","itemData":{"DOI":"10.3389/fevo.2020.00276","ISSN":"2296701X","abstract":"The ability to properly identify species present in a landscape is foundational to ecology and essential for natural resource management and conservation. However, many species are often unaccounted for due to ineffective direct capture and visual surveys, especially in aquatic environments. Environmental DNA metabarcoding is an approach that overcomes low detection probabilities and should consequently enhance estimates of biodiversity and its proxy, species richness. Here, we synthesize 37 studies in natural aquatic systems to compare species richness estimates for bony fish between eDNA metabarcoding and conventional methods, such as nets, visual census, and electrofishing. In freshwater systems with fewer than 100 species, we found eDNA metabarcoding detected more species than conventional methods. Using multiple genetic markers further increased species richness estimates with eDNA metabarcoding. For more diverse freshwater systems and across marine systems, eDNA metabarcoding reported similar values of species richness to conventional methods; however, more studies are needed in these environments to better evaluate relative performance. In systems with greater biodiversity, eDNA metabarcoding will require more populated reference databases, increased sampling effort, and multi-marker assays to ensure robust species richness estimates to further validate the approach. eDNA metabarcoding is reliable and provides a path for broader biodiversity assessments that can outperform conventional methods for estimating species richness.","author":[{"dropping-particle":"","family":"McElroy","given":"Mary E.","non-dropping-particle":"","parse-names":false,"suffix":""},{"dropping-particle":"","family":"Dressler","given":"Terra L.","non-dropping-particle":"","parse-names":false,"suffix":""},{"dropping-particle":"","family":"Titcomb","given":"Georgia C.","non-dropping-particle":"","parse-names":false,"suffix":""},{"dropping-particle":"","family":"Wilson","given":"Emily A.","non-dropping-particle":"","parse-names":false,"suffix":""},{"dropping-particle":"","family":"Deiner","given":"Kristy","non-dropping-particle":"","parse-names":false,"suffix":""},{"dropping-particle":"","family":"Dudley","given":"Tom L.","non-dropping-particle":"","parse-names":false,"suffix":""},{"dropping-particle":"","family":"Eliason","given":"Erika J.","non-dropping-particle":"","parse-names":false,"suffix":""},{"dropping-particle":"","family":"Evans","given":"Nathan T.","non-dropping-particle":"","parse-names":false,"suffix":""},{"dropping-particle":"","family":"Gaines","given":"Steven D.","non-dropping-particle":"","parse-names":false,"suffix":""},{"dropping-particle":"","family":"Lafferty","given":"Kevin D.","non-dropping-particle":"","parse-names":false,"suffix":""},{"dropping-particle":"","family":"Lamberti","given":"Gary A.","non-dropping-particle":"","parse-names":false,"suffix":""},{"dropping-particle":"","family":"Li","given":"Yiyuan","non-dropping-particle":"","parse-names":false,"suffix":""},{"dropping-particle":"","family":"Lodge","given":"David M.","non-dropping-particle":"","parse-names":false,"suffix":""},{"dropping-particle":"","family":"Love","given":"Milton S.","non-dropping-particle":"","parse-names":false,"suffix":""},{"dropping-particle":"","family":"Mahon","given":"Andrew R.","non-dropping-particle":"","parse-names":false,"suffix":""},{"dropping-particle":"","family":"Pfrender","given":"Michael E.","non-dropping-particle":"","parse-names":false,"suffix":""},{"dropping-particle":"","family":"Renshaw","given":"Mark A.","non-dropping-particle":"","parse-names":false,"suffix":""},{"dropping-particle":"","family":"Selkoe","given":"Kimberly A.","non-dropping-particle":"","parse-names":false,"suffix":""},{"dropping-particle":"","family":"Jerde","given":"Christopher L.","non-dropping-particle":"","parse-names":false,"suffix":""}],"container-title":"Frontiers in Ecology and Evolution","id":"ITEM-1","issued":{"date-parts":[["2020"]]},"page":"0-12","title":"Calibrating Environmental DNA Metabarcoding to Conventional Surveys for Measuring Fish Species Richness","type":"article-journal","volume":"8"},"uris":["http://www.mendeley.com/documents/?uuid=f54d1d31-a8da-44dc-abe2-ca1eb027f1b8"]}],"mendeley":{"formattedCitation":"(McElroy et al., 2020)","plainTextFormattedCitation":"(McElroy et al., 2020)","previouslyFormattedCitation":"[53]"},"properties":{"noteIndex":0},"schema":"https://github.com/citation-style-language/schema/raw/master/csl-citation.json"}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(McElroy et al., 2020)</w:t>
      </w:r>
      <w:r w:rsidR="00443203">
        <w:rPr>
          <w:rFonts w:ascii="Times New Roman" w:hAnsi="Times New Roman" w:cs="Times New Roman"/>
        </w:rPr>
        <w:fldChar w:fldCharType="end"/>
      </w:r>
      <w:r>
        <w:rPr>
          <w:rFonts w:ascii="Times New Roman" w:hAnsi="Times New Roman" w:cs="Times New Roman"/>
        </w:rPr>
        <w:t xml:space="preserve">. </w:t>
      </w:r>
      <w:r w:rsidR="009E4F50">
        <w:rPr>
          <w:rFonts w:ascii="Times New Roman" w:hAnsi="Times New Roman" w:cs="Times New Roman"/>
        </w:rPr>
        <w:t xml:space="preserve">For example, rather than being confined to family-level taxonomic assignments, future studies, or re-evaluations of past data could reveal more specific patterns than those that </w:t>
      </w:r>
      <w:r w:rsidR="00823D7D">
        <w:rPr>
          <w:rFonts w:ascii="Times New Roman" w:hAnsi="Times New Roman" w:cs="Times New Roman"/>
        </w:rPr>
        <w:t xml:space="preserve">restrict prey identification to </w:t>
      </w:r>
      <w:r w:rsidR="00F964FC">
        <w:rPr>
          <w:rFonts w:ascii="Times New Roman" w:hAnsi="Times New Roman" w:cs="Times New Roman"/>
        </w:rPr>
        <w:t xml:space="preserve">coarser </w:t>
      </w:r>
      <w:r w:rsidR="00823D7D">
        <w:rPr>
          <w:rFonts w:ascii="Times New Roman" w:hAnsi="Times New Roman" w:cs="Times New Roman"/>
        </w:rPr>
        <w:t xml:space="preserve">taxonomic levels. </w:t>
      </w:r>
      <w:r w:rsidR="00743774">
        <w:rPr>
          <w:rFonts w:ascii="Times New Roman" w:hAnsi="Times New Roman" w:cs="Times New Roman"/>
        </w:rPr>
        <w:t>Although</w:t>
      </w:r>
      <w:r w:rsidR="00823D7D">
        <w:rPr>
          <w:rFonts w:ascii="Times New Roman" w:hAnsi="Times New Roman" w:cs="Times New Roman"/>
        </w:rPr>
        <w:t xml:space="preserve"> individual body size data had high resolution for the predators included, we are still limited in knowing the </w:t>
      </w:r>
      <w:r w:rsidR="00F964FC">
        <w:rPr>
          <w:rFonts w:ascii="Times New Roman" w:hAnsi="Times New Roman" w:cs="Times New Roman"/>
        </w:rPr>
        <w:t>abundance</w:t>
      </w:r>
      <w:r w:rsidR="00823D7D">
        <w:rPr>
          <w:rFonts w:ascii="Times New Roman" w:hAnsi="Times New Roman" w:cs="Times New Roman"/>
        </w:rPr>
        <w:t xml:space="preserve"> </w:t>
      </w:r>
      <w:r w:rsidR="00F964FC">
        <w:rPr>
          <w:rFonts w:ascii="Times New Roman" w:hAnsi="Times New Roman" w:cs="Times New Roman"/>
        </w:rPr>
        <w:t xml:space="preserve">of </w:t>
      </w:r>
      <w:r w:rsidR="00823D7D">
        <w:rPr>
          <w:rFonts w:ascii="Times New Roman" w:hAnsi="Times New Roman" w:cs="Times New Roman"/>
        </w:rPr>
        <w:t>prey items consumed by these predators</w:t>
      </w:r>
      <w:r w:rsidR="00CE08F9">
        <w:rPr>
          <w:rFonts w:ascii="Times New Roman" w:hAnsi="Times New Roman" w:cs="Times New Roman"/>
        </w:rPr>
        <w:t xml:space="preserve"> because</w:t>
      </w:r>
      <w:r w:rsidR="00F964FC">
        <w:rPr>
          <w:rFonts w:ascii="Times New Roman" w:hAnsi="Times New Roman" w:cs="Times New Roman"/>
        </w:rPr>
        <w:t xml:space="preserve"> read abundance may not accurately correspond to prey biomass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{"citationItems":[{"id":"ITEM-1","itemData":{"DOI":"10.1002/ece3.3192","ISSN":"20457758","abstract":"Environmental bulk samples often contain many different taxa that vary several orders of magnitude in biomass. This can be problematic in DNA metabarcoding and metagenomic high-throughput sequencing approaches, as large specimens contribute disproportionately high amounts of DNA template. Thus, a few specimens of high biomass will dominate the dataset, potentially leading to smaller specimens remaining undetected. Sorting of samples by specimen size (as a proxy for biomass) and balancing the amounts of tissue used per size fraction should improve detection rates, but this approach has not been systematically tested. Here, we explored the effects of size sorting on taxa detection using two freshwater macroinvertebrate bulk samples, collected from a low-mountain stream in Germany. Specimens were morphologically identified and sorted into three size classes (body size &lt; 2.5 × 5, 5 × 10, and up to 10 × 20 mm). Tissue powder from each size category was extracted individually and pooled based on tissue weight to simulate samples that were not sorted by biomass (“Unsorted”). Additionally, size fractions were pooled so that each specimen contributed approximately equal amounts of biomass (“Sorted”). Mock samples were amplified using four different DNA metabarcoding primer sets targeting the Cytochrome c oxidase I (COI) gene. Sorting taxa by size and pooling them proportionately according to their abundance lead to a more equal amplification of taxa compared to the processing of complete samples without sorting. The sorted samples recovered 30% more taxa than the unsorted samples at the same sequencing depth. Our results imply that sequencing depth can be decreased approximately fivefold when sorting the samples into three size classes and pooling by specimen abundance. Even coarse size sorting can substantially improve taxa detection using DNA metabarcoding. While high-throughput sequencing will become more accessible and cheaper within the next years, sorting bulk samples by specimen biomass or size is a simple yet efficient method to reduce current sequencing costs.","author":[{"dropping-particle":"","family":"Elbrecht","given":"Vasco","non-dropping-particle":"","parse-names":false,"suffix":""},{"dropping-particle":"","family":"Peinert","given":"Bianca","non-dropping-particle":"","parse-names":false,"suffix":""},{"dropping-particle":"","family":"Leese","given":"Florian","non-dropping-particle":"","parse-names":false,"suffix":""}],"container-title":"Ecology and Evolution","id":"ITEM-1","issue":"17","issued":{"date-parts":[["2017"]]},"page":"6918-6926","title":"Sorting things out: Assessing effects of unequal specimen biomass on DNA metabarcoding","type":"article-journal","volume":"7"},"uris":["http://www.mendeley.com/documents/?uuid=d3701a87-89be-4984-acdf-69ee8821771e"]},{"id":"ITEM-2","itemData":{"DOI":"10.1371/journal.pone.0130324","ISSN":"19326203","abstract":"Metabarcoding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protocol","type":"article-journal","volume":"10"},"uris":["http://www.mendeley.com/documents/?uuid=84574fbc-fda2-4070-8f97-913c77a14be6"]}],"mendeley":{"formattedCitation":"(Elbrecht &amp; Leese, 2015; Elbrecht, Peinert, &amp; Leese, 2017)","plainTextFormattedCitation":"(Elbrecht &amp; Leese, 2015; Elbrecht, Peinert, &amp; Leese, 2017)","previouslyFormattedCitation":"[54,55]"},"properties":{"noteIndex":0},"schema":"https://github.com/citation-style-language/schema/raw/master/csl-citation.json"}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(Elbrecht &amp; Leese, 2015; Elbrecht, Peinert, &amp; Leese, 2017)</w:t>
      </w:r>
      <w:r w:rsidR="00443203">
        <w:rPr>
          <w:rFonts w:ascii="Times New Roman" w:hAnsi="Times New Roman" w:cs="Times New Roman"/>
        </w:rPr>
        <w:fldChar w:fldCharType="end"/>
      </w:r>
      <w:r w:rsidR="00443203">
        <w:rPr>
          <w:rFonts w:ascii="Times New Roman" w:hAnsi="Times New Roman" w:cs="Times New Roman"/>
        </w:rPr>
        <w:t>.</w:t>
      </w:r>
      <w:r w:rsidR="00CE08F9">
        <w:rPr>
          <w:rFonts w:ascii="Times New Roman" w:hAnsi="Times New Roman" w:cs="Times New Roman"/>
        </w:rPr>
        <w:t xml:space="preserve"> </w:t>
      </w:r>
      <w:r w:rsidR="00AE58D1">
        <w:rPr>
          <w:rFonts w:ascii="Times New Roman" w:hAnsi="Times New Roman" w:cs="Times New Roman"/>
        </w:rPr>
        <w:t>Combining these field-based empirical observations with future experimental feeding trials could help to constrain prey sizes</w:t>
      </w:r>
      <w:r w:rsidR="00443203">
        <w:rPr>
          <w:rFonts w:ascii="Times New Roman" w:hAnsi="Times New Roman" w:cs="Times New Roman"/>
        </w:rPr>
        <w:t>.</w:t>
      </w:r>
      <w:r w:rsidR="00823D7D">
        <w:rPr>
          <w:rFonts w:ascii="Times New Roman" w:hAnsi="Times New Roman" w:cs="Times New Roman"/>
        </w:rPr>
        <w:t xml:space="preserve"> </w:t>
      </w:r>
      <w:r w:rsidR="005A2AE9">
        <w:rPr>
          <w:rFonts w:ascii="Times New Roman" w:hAnsi="Times New Roman" w:cs="Times New Roman"/>
        </w:rPr>
        <w:t>Combining multiple genetic methods, such as RNA sequencing, could also highlight the hidden and potentially common interaction between predators and scavenged food sources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{"citationItems":[{"id":"ITEM-1","itemData":{"DOI":"10.1111/2041-210X.12869","ISSN":"2041210X","abstract":"Determining diet is a key prerequisite for understanding species interactions, food web structure and ecological dynamics. In recent years, there has been considerable development in both the methodology and application of novel and more traditional dietary tracing methods, yet there is no comprehensive synthesis that systematically and quantitatively compares the different approaches. Here we conceptualise diet tracing in ecology, provide recommendations for method selection, and illustrate the advantages of method integration. We summarise empirical evidence on how different methods quantify diet mixtures, by contrasting estimates of dietary proportions from multiple methods applied to the same consumer-resource datasets, or from experimental studies with known diet compositions. Our data synthesis revealed an urgent need for more experiential comparisons among the dietary methods. The comparison of diet quantifications from field observations showed that different techniques aligned well in cases with less than six diet items, but diverged considerably when applied to more complex diet mixtures. Efforts are ongoing to further advance dietary estimation, including how reliably compound specific stable isotope analyses and fatty acid profiles can quantify more prey items than bulk stable isotope analyses. Similarly, DNA analyses, which can depict trophic interactions at a higher resolution than any other method, are generating new ways to better quantify diets and differentiate among life-stages of prey. Such efforts, combined with more empirical testing of each dietary method and establishment of open data repositories for dietary data, promise to greatly advance community and ecosystem ecology.","author":[{"dropping-particle":"","family":"Nielsen","given":"Jens M.","non-dropping-particle":"","parse-names":false,"suffix":""},{"dropping-particle":"","family":"Clare","given":"Elizabeth L.","non-dropping-particle":"","parse-names":false,"suffix":""},{"dropping-particle":"","family":"Hayden","given":"Brian","non-dropping-particle":"","parse-names":false,"suffix":""},{"dropping-particle":"","family":"Brett","given":"Michael T.","non-dropping-particle":"","parse-names":false,"suffix":""},{"dropping-particle":"","family":"Kratina","given":"Pavel","non-dropping-particle":"","parse-names":false,"suffix":""}],"container-title":"Methods in Ecology and Evolution","id":"ITEM-1","issue":"2","issued":{"date-parts":[["2018"]]},"page":"278-291","title":"Diet tracing in ecology: Method comparison and selection","type":"article-journal","volume":"9"},"uris":["http://www.mendeley.com/documents/?uuid=d1795e86-ea63-47d9-9102-328ed37dd52b"]}],"mendeley":{"formattedCitation":"(Nielsen, Clare, Hayden, Brett, &amp; Kratina, 2018)","plainTextFormattedCitation":"(Nielsen, Clare, Hayden, Brett, &amp; Kratina, 2018)","previouslyFormattedCitation":"[56]"},"properties":{"noteIndex":0},"schema":"https://github.com/citation-style-language/schema/raw/master/csl-citation.json"}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(Nielsen, Clare, Hayden, Brett, &amp; Kratina, 2018)</w:t>
      </w:r>
      <w:r w:rsidR="00443203">
        <w:rPr>
          <w:rFonts w:ascii="Times New Roman" w:hAnsi="Times New Roman" w:cs="Times New Roman"/>
        </w:rPr>
        <w:fldChar w:fldCharType="end"/>
      </w:r>
      <w:r w:rsidR="00443203">
        <w:rPr>
          <w:rFonts w:ascii="Times New Roman" w:hAnsi="Times New Roman" w:cs="Times New Roman"/>
        </w:rPr>
        <w:t>.</w:t>
      </w:r>
      <w:r w:rsidR="005A2AE9">
        <w:rPr>
          <w:rFonts w:ascii="Times New Roman" w:hAnsi="Times New Roman" w:cs="Times New Roman"/>
        </w:rPr>
        <w:t xml:space="preserve"> </w:t>
      </w:r>
    </w:p>
    <w:p w14:paraId="144C4376" w14:textId="7EFDDE57" w:rsidR="003F7A55" w:rsidRDefault="003F7A55" w:rsidP="0024313B">
      <w:pPr>
        <w:rPr>
          <w:rFonts w:ascii="Times New Roman" w:hAnsi="Times New Roman" w:cs="Times New Roman"/>
        </w:rPr>
      </w:pPr>
    </w:p>
    <w:p w14:paraId="3178D174" w14:textId="182AA93D"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America","id":"ITEM-1","issue":"25","issued":{"date-parts":[["2018"]]},"page":"6506-6511","title":"The biomass distribution on Earth","type":"article-journal","volume":"115"},"uris":["http://www.mendeley.com/documents/?uuid=fda04dcf-5d56-436d-acd2-f3b64850659b"]},{"id":"ITEM-2","itemData":{"DOI":"10.1371/journal.pbio.1001127","ISBN":"1545-7885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Biology","id":"ITEM-2","issue":"8","issued":{"date-parts":[["2011"]]},"page":"1-8","title":"How many species are there on earth and in the ocean?","type":"article-journal","volume":"9"},"uris":["http://www.mendeley.com/documents/?uuid=4aa86b14-e1be-4b6b-978c-397485ce6fb5"]},{"id":"ITEM-3","itemData":{"DOI":"10.1126/science.1230318","ISSN":"10959203","abstract":"Some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E.","non-dropping-particle":"","parse-names":false,"suffix":""}],"container-title":"Science","id":"ITEM-3","issue":"6118","issued":{"date-parts":[["2013"]]},"page":"413-416","title":"Can we name earth's species before they go extinct?","type":"article-journal","volume":"339"},"uris":["http://www.mendeley.com/documents/?uuid=32c304d3-8a3c-41b4-bfc6-42849ea06fab"]}],"mendeley":{"formattedCitation":"(Bar-On et al., 2018; Costello et al., 2013; Mora et al., 2011)","plainTextFormattedCitation":"(Bar-On et al., 2018; Costello et al., 2013; Mora et al., 2011)","previouslyFormattedCitation":"[21,22,24]"},"properties":{"noteIndex":0},"schema":"https://github.com/citation-style-language/schema/raw/master/csl-citation.json"}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(Bar-On et al., 2018; Costello et al., 2013; Mora et al., 2011)</w:t>
      </w:r>
      <w:r w:rsidR="00443203">
        <w:rPr>
          <w:rFonts w:ascii="Times New Roman" w:hAnsi="Times New Roman" w:cs="Times New Roman"/>
        </w:rPr>
        <w:fldChar w:fldCharType="end"/>
      </w:r>
      <w:r>
        <w:rPr>
          <w:rFonts w:ascii="Times New Roman" w:hAnsi="Times New Roman" w:cs="Times New Roman"/>
        </w:rPr>
        <w:t xml:space="preserve"> and until now, the predation interactions of these consumers </w:t>
      </w:r>
      <w:r w:rsidR="00823D7D">
        <w:rPr>
          <w:rFonts w:ascii="Times New Roman" w:hAnsi="Times New Roman" w:cs="Times New Roman"/>
        </w:rPr>
        <w:t xml:space="preserve">in the wild </w:t>
      </w:r>
      <w:r>
        <w:rPr>
          <w:rFonts w:ascii="Times New Roman" w:hAnsi="Times New Roman" w:cs="Times New Roman"/>
        </w:rPr>
        <w:t xml:space="preserve">have been largely unknown. </w:t>
      </w:r>
      <w:r w:rsidR="009C1573">
        <w:rPr>
          <w:rFonts w:ascii="Times New Roman" w:hAnsi="Times New Roman" w:cs="Times New Roman"/>
        </w:rPr>
        <w:t>Like other predators in multiple other ecosystem contexts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ecosystems","type":"article-journal","volume":"3"},"uris":["http://www.mendeley.com/documents/?uuid=4fe4325f-2a05-4331-9d33-cf6846a89794"]}],"mendeley":{"formattedCitation":"(Brose et al., 2019)","plainTextFormattedCitation":"(Brose et al., 2019)","previouslyFormattedCitation":"[10]"},"properties":{"noteIndex":0},"schema":"https://github.com/citation-style-language/schema/raw/master/csl-citation.json"}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(Brose et al., 2019)</w:t>
      </w:r>
      <w:r w:rsidR="00443203">
        <w:rPr>
          <w:rFonts w:ascii="Times New Roman" w:hAnsi="Times New Roman" w:cs="Times New Roman"/>
        </w:rPr>
        <w:fldChar w:fldCharType="end"/>
      </w:r>
      <w:r w:rsidR="009C1573">
        <w:rPr>
          <w:rFonts w:ascii="Times New Roman" w:hAnsi="Times New Roman" w:cs="Times New Roman"/>
        </w:rPr>
        <w:t>, the predation interactions of small-bodied predators are driven by a combination of measurable</w:t>
      </w:r>
      <w:r w:rsidR="00017D4F">
        <w:rPr>
          <w:rFonts w:ascii="Times New Roman" w:hAnsi="Times New Roman" w:cs="Times New Roman"/>
        </w:rPr>
        <w:t xml:space="preserve"> and generalizable</w:t>
      </w:r>
      <w:r w:rsidR="009C1573">
        <w:rPr>
          <w:rFonts w:ascii="Times New Roman" w:hAnsi="Times New Roman" w:cs="Times New Roman"/>
        </w:rPr>
        <w:t xml:space="preserve"> traits, including body size</w:t>
      </w:r>
      <w:r w:rsidR="00823D7D">
        <w:rPr>
          <w:rFonts w:ascii="Times New Roman" w:hAnsi="Times New Roman" w:cs="Times New Roman"/>
        </w:rPr>
        <w:t xml:space="preserve"> </w:t>
      </w:r>
      <w:r w:rsidR="009C1573">
        <w:rPr>
          <w:rFonts w:ascii="Times New Roman" w:hAnsi="Times New Roman" w:cs="Times New Roman"/>
        </w:rPr>
        <w:t>and hunting strategy.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D86047">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world","type":"article-journal","volume":"29"},"uris":["http://www.mendeley.com/documents/?uuid=13398ba8-1177-4aba-9b88-1178c30effc6"]},{"id":"ITEM-2","itemData":{"DOI":"10.1111/j.1461-0248.2006.00893.x","ISSN":"1461023X","PMID":"16623729","abstract":"The large vulnerability of top predators to human-induced disturbances on ecosystems is a matter of growing concern. Because top predators often exert strong influence on their prey populations their extinction can have far-reaching consequences for the structure and functioning of ecosystems. It has, for example, been observed that the local loss of a predator can trigger a cascade of secondary extinctions. However, the time lags involved in such secondary extinctions remain unexplored. Here we show that the loss of a top predator leads to a significantly earlier onset of secondary extinctions in model communities than does the loss of a species from other trophic levels. Moreover, in most cases time to secondary extinction increases with increasing species richness. If local secondary extinctions occur early they are less likely to be balanced by immigration of species from local communities nearby. The implications of these results for community persistence and conservation priorities are discussed. © 2006 Blackwell Publishing Ltd/CNRS.","author":[{"dropping-particle":"","family":"Borrvall","given":"Charlotte","non-dropping-particle":"","parse-names":false,"suffix":""},{"dropping-particle":"","family":"Ebenman","given":"Bo","non-dropping-particle":"","parse-names":false,"suffix":""}],"container-title":"Ecology Letters","id":"ITEM-2","issue":"4","issued":{"date-parts":[["2006"]]},"page":"435-442","title":"Early onset of secondary extinctions in ecological communities following the loss of top predators","type":"article-journal","volume":"9"},"uris":["http://www.mendeley.com/documents/?uuid=f63cd3b8-0a1c-4888-9958-1ea3bf289930"]},{"id":"ITEM-3","itemData":{"DOI":"10.1111/gcb.13703","ISSN":"13652486","PMID":"28346736","abstract":"Ecological networks are tightly interconnected, such that loss of a single species can trigger additional species extinctions. Theory predicts that such secondary extinctions are driven primarily by loss of species from intermediate or basal trophic levels. In contrast, most cases of secondary extinctions from natural systems have been attributed to loss of entire top trophic levels. Here, we show that loss of single predator species in isolation can, irrespective of their identity or the presence of other predators, trigger rapid secondary extinction cascades in natural communities far exceeding those generally predicted by theory. In contrast, we did not find any secondary extinctions caused by intermediate consumer loss. A food web model of our experimental system—a marine rocky shore community—could reproduce these results only when biologically likely and plausible nontrophic interactions, based on competition for space and predator-avoidance behaviour, were included. These findings call for a reassessment of the scale and nature of extinction cascades, particularly the inclusion of nontrophic interactions, in forecasts of the future of biodiversity.","author":[{"dropping-particle":"","family":"Donohue","given":"Ian","non-dropping-particle":"","parse-names":false,"suffix":""},{"dropping-particle":"","family":"Petchey","given":"Owen L.","non-dropping-particle":"","parse-names":false,"suffix":""},{"dropping-particle":"","family":"Kéfi","given":"Sonia","non-dropping-particle":"","parse-names":false,"suffix":""},{"dropping-particle":"","family":"Génin","given":"Alexandre","non-dropping-particle":"","parse-names":false,"suffix":""},{"dropping-particle":"","family":"Jackson","given":"Andrew L.","non-dropping-particle":"","parse-names":false,"suffix":""},{"dropping-particle":"","family":"Yang","given":"Qiang","non-dropping-particle":"","parse-names":false,"suffix":""},{"dropping-particle":"","family":"O'Connor","given":"Nessa E.","non-dropping-particle":"","parse-names":false,"suffix":""}],"container-title":"Global Change Biology","id":"ITEM-3","issue":"8","issued":{"date-parts":[["2017"]]},"page":"2962-2972","title":"Loss of predator species, not intermediate consumers, triggers rapid and dramatic extinction cascades","type":"article-journal","volume":"23"},"uris":["http://www.mendeley.com/documents/?uuid=92b61adb-f497-4c52-b2f1-148825c8a1f1"]}],"mendeley":{"formattedCitation":"(Borrvall &amp; Ebenman, 2006; Donohue et al., 2017; Valiente-Banuet et al., 2015)","plainTextFormattedCitation":"(Borrvall &amp; Ebenman, 2006; Donohue et al., 2017; Valiente-Banuet et al., 2015)","previouslyFormattedCitation":"[12,57,58]"},"properties":{"noteIndex":0},"schema":"https://github.com/citation-style-language/schema/raw/master/csl-citation.json"}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(Borrvall &amp; Ebenman, 2006; Donohue et al., 2017; Valiente-Banuet et al., 2015)</w:t>
      </w:r>
      <w:r w:rsidR="00443203">
        <w:rPr>
          <w:rFonts w:ascii="Times New Roman" w:hAnsi="Times New Roman" w:cs="Times New Roman"/>
        </w:rPr>
        <w:fldChar w:fldCharType="end"/>
      </w:r>
      <w:r w:rsidR="00443203">
        <w:rPr>
          <w:rFonts w:ascii="Times New Roman" w:hAnsi="Times New Roman" w:cs="Times New Roman"/>
        </w:rPr>
        <w:t>.</w:t>
      </w:r>
      <w:r w:rsidR="009C1573">
        <w:rPr>
          <w:rFonts w:ascii="Times New Roman" w:hAnsi="Times New Roman" w:cs="Times New Roman"/>
        </w:rPr>
        <w:t xml:space="preserve"> </w:t>
      </w:r>
      <w:r w:rsidR="002E7DF4">
        <w:rPr>
          <w:rFonts w:ascii="Times New Roman" w:hAnsi="Times New Roman" w:cs="Times New Roman"/>
        </w:rPr>
        <w:t xml:space="preserve">Given the omnipresence of terrestrial invertebrate declines, studies like the present, conducted in multiple localities, are warranted.  </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3E5EDF3B" w14:textId="367AA7A9" w:rsidR="00FB18E0"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National Geographic Society, and a Faculty Research Grant from the UC Santa Barbara Academic Senate. We would like to thank</w:t>
      </w:r>
      <w:r w:rsidR="00C65BE7">
        <w:rPr>
          <w:rFonts w:ascii="Times New Roman" w:hAnsi="Times New Roman" w:cs="Times New Roman"/>
          <w:bCs/>
        </w:rPr>
        <w:t xml:space="preserve"> M. Espinoza and C. Johnston for help with field work </w:t>
      </w:r>
      <w:r w:rsidR="00BE7735">
        <w:rPr>
          <w:rFonts w:ascii="Times New Roman" w:hAnsi="Times New Roman" w:cs="Times New Roman"/>
          <w:bCs/>
        </w:rPr>
        <w:t xml:space="preserve">and </w:t>
      </w:r>
      <w:r>
        <w:rPr>
          <w:rFonts w:ascii="Times New Roman" w:hAnsi="Times New Roman" w:cs="Times New Roman"/>
          <w:bCs/>
        </w:rPr>
        <w:t xml:space="preserve">laboratory technicians Emily Lutz and Tessa Chou.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3D908F14" w14:textId="6DCDCC67" w:rsidR="009F65E8" w:rsidRDefault="009F65E8" w:rsidP="003F3823">
      <w:pPr>
        <w:rPr>
          <w:rFonts w:ascii="Times New Roman" w:hAnsi="Times New Roman" w:cs="Times New Roman"/>
          <w:bCs/>
        </w:rPr>
      </w:pPr>
    </w:p>
    <w:p w14:paraId="0B2778F7" w14:textId="1A78EBA2" w:rsidR="009F65E8" w:rsidRDefault="009F65E8" w:rsidP="003F3823">
      <w:pPr>
        <w:rPr>
          <w:rFonts w:ascii="Times New Roman" w:hAnsi="Times New Roman" w:cs="Times New Roman"/>
          <w:b/>
        </w:rPr>
      </w:pPr>
      <w:r>
        <w:rPr>
          <w:rFonts w:ascii="Times New Roman" w:hAnsi="Times New Roman" w:cs="Times New Roman"/>
          <w:b/>
        </w:rPr>
        <w:t>Author Contributions</w:t>
      </w:r>
    </w:p>
    <w:p w14:paraId="3D869C82" w14:textId="2B9AB0B3" w:rsidR="009F65E8" w:rsidRDefault="009F65E8" w:rsidP="003F3823">
      <w:pPr>
        <w:rPr>
          <w:rFonts w:ascii="Times New Roman" w:hAnsi="Times New Roman" w:cs="Times New Roman"/>
        </w:rPr>
      </w:pPr>
      <w:r>
        <w:rPr>
          <w:rFonts w:ascii="Times New Roman" w:hAnsi="Times New Roman" w:cs="Times New Roman"/>
        </w:rPr>
        <w:t>AM-</w:t>
      </w:r>
      <w:proofErr w:type="spellStart"/>
      <w:r>
        <w:rPr>
          <w:rFonts w:ascii="Times New Roman" w:hAnsi="Times New Roman" w:cs="Times New Roman"/>
        </w:rPr>
        <w:t>tK</w:t>
      </w:r>
      <w:proofErr w:type="spellEnd"/>
      <w:r>
        <w:rPr>
          <w:rFonts w:ascii="Times New Roman" w:hAnsi="Times New Roman" w:cs="Times New Roman"/>
        </w:rPr>
        <w:t xml:space="preserve">, AA, and HY </w:t>
      </w:r>
      <w:r w:rsidRPr="00FB18E0">
        <w:rPr>
          <w:rFonts w:ascii="Times New Roman" w:hAnsi="Times New Roman" w:cs="Times New Roman"/>
        </w:rPr>
        <w:t>conceived</w:t>
      </w:r>
      <w:r>
        <w:rPr>
          <w:rFonts w:ascii="Times New Roman" w:hAnsi="Times New Roman" w:cs="Times New Roman"/>
        </w:rPr>
        <w:t xml:space="preserve"> the ideas of this study</w:t>
      </w:r>
      <w:r w:rsidR="00671422">
        <w:rPr>
          <w:rFonts w:ascii="Times New Roman" w:hAnsi="Times New Roman" w:cs="Times New Roman"/>
        </w:rPr>
        <w:t xml:space="preserve">. </w:t>
      </w:r>
      <w:r>
        <w:rPr>
          <w:rFonts w:ascii="Times New Roman" w:hAnsi="Times New Roman" w:cs="Times New Roman"/>
        </w:rPr>
        <w:t xml:space="preserve">AMtK, </w:t>
      </w:r>
      <w:r w:rsidR="00FB18E0">
        <w:rPr>
          <w:rFonts w:ascii="Times New Roman" w:hAnsi="Times New Roman" w:cs="Times New Roman"/>
        </w:rPr>
        <w:t>AB, EF, DO, ML, TB, JC, RD, MK, KL, JM, MM, CM, KP, and DW</w:t>
      </w:r>
      <w:r>
        <w:rPr>
          <w:rFonts w:ascii="Times New Roman" w:hAnsi="Times New Roman" w:cs="Times New Roman"/>
        </w:rPr>
        <w:t xml:space="preserve"> conducted </w:t>
      </w:r>
      <w:r w:rsidRPr="00FB18E0">
        <w:rPr>
          <w:rFonts w:ascii="Times New Roman" w:hAnsi="Times New Roman" w:cs="Times New Roman"/>
        </w:rPr>
        <w:t>field work</w:t>
      </w:r>
      <w:r>
        <w:rPr>
          <w:rFonts w:ascii="Times New Roman" w:hAnsi="Times New Roman" w:cs="Times New Roman"/>
        </w:rPr>
        <w:t xml:space="preserve"> for this study. AM-</w:t>
      </w:r>
      <w:proofErr w:type="spellStart"/>
      <w:r>
        <w:rPr>
          <w:rFonts w:ascii="Times New Roman" w:hAnsi="Times New Roman" w:cs="Times New Roman"/>
        </w:rPr>
        <w:t>t</w:t>
      </w:r>
      <w:r w:rsidR="00FB18E0">
        <w:rPr>
          <w:rFonts w:ascii="Times New Roman" w:hAnsi="Times New Roman" w:cs="Times New Roman"/>
        </w:rPr>
        <w:t>K</w:t>
      </w:r>
      <w:proofErr w:type="spellEnd"/>
      <w:r w:rsidR="00FB18E0">
        <w:rPr>
          <w:rFonts w:ascii="Times New Roman" w:hAnsi="Times New Roman" w:cs="Times New Roman"/>
        </w:rPr>
        <w:t>, AA, AB, RB, TB, MK, ML, MM, JM, KP, and RY conducted laboratory work for this study.</w:t>
      </w:r>
      <w:r>
        <w:rPr>
          <w:rFonts w:ascii="Times New Roman" w:hAnsi="Times New Roman" w:cs="Times New Roman"/>
        </w:rPr>
        <w:t xml:space="preserve"> AMtK led the writing of this manuscript and all authors provided editorial</w:t>
      </w:r>
      <w:r w:rsidR="00FB18E0">
        <w:rPr>
          <w:rFonts w:ascii="Times New Roman" w:hAnsi="Times New Roman" w:cs="Times New Roman"/>
        </w:rPr>
        <w:t xml:space="preserve">, </w:t>
      </w:r>
      <w:r w:rsidR="004B2FA1">
        <w:rPr>
          <w:rFonts w:ascii="Times New Roman" w:hAnsi="Times New Roman" w:cs="Times New Roman"/>
        </w:rPr>
        <w:t>conceptual</w:t>
      </w:r>
      <w:r w:rsidR="00FB18E0">
        <w:rPr>
          <w:rFonts w:ascii="Times New Roman" w:hAnsi="Times New Roman" w:cs="Times New Roman"/>
        </w:rPr>
        <w:t xml:space="preserve">, and intellectual </w:t>
      </w:r>
      <w:r>
        <w:rPr>
          <w:rFonts w:ascii="Times New Roman" w:hAnsi="Times New Roman" w:cs="Times New Roman"/>
        </w:rPr>
        <w:t>feedback on aspects of the manuscript. All authors have read and agree to the content of this manuscript.</w:t>
      </w:r>
      <w:r w:rsidR="00671422">
        <w:rPr>
          <w:rFonts w:ascii="Times New Roman" w:hAnsi="Times New Roman" w:cs="Times New Roman"/>
        </w:rPr>
        <w:t xml:space="preserve"> </w:t>
      </w:r>
    </w:p>
    <w:p w14:paraId="1D0D7745" w14:textId="77777777" w:rsidR="00E92E10" w:rsidRPr="00E92E10" w:rsidRDefault="00E92E10" w:rsidP="003F3823">
      <w:pPr>
        <w:rPr>
          <w:rFonts w:ascii="Times New Roman" w:hAnsi="Times New Roman" w:cs="Times New Roman"/>
        </w:rPr>
      </w:pPr>
    </w:p>
    <w:p w14:paraId="080FF805" w14:textId="61948BBF" w:rsidR="000D2CA0"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65BD33AB" w14:textId="7B073163" w:rsidR="00D86047" w:rsidRPr="00D86047" w:rsidRDefault="0030417C" w:rsidP="00D86047">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D86047" w:rsidRPr="00D86047">
        <w:rPr>
          <w:rFonts w:ascii="Times New Roman" w:hAnsi="Times New Roman" w:cs="Times New Roman"/>
          <w:noProof/>
        </w:rPr>
        <w:t xml:space="preserve">Baker, R., Buckland, A., &amp; Sheaves, M. (2014). Fish gut content analysis: Robust measures of diet composition. </w:t>
      </w:r>
      <w:r w:rsidR="00D86047" w:rsidRPr="00D86047">
        <w:rPr>
          <w:rFonts w:ascii="Times New Roman" w:hAnsi="Times New Roman" w:cs="Times New Roman"/>
          <w:i/>
          <w:iCs/>
          <w:noProof/>
        </w:rPr>
        <w:t>Fish and Fisheries</w:t>
      </w:r>
      <w:r w:rsidR="00D86047" w:rsidRPr="00D86047">
        <w:rPr>
          <w:rFonts w:ascii="Times New Roman" w:hAnsi="Times New Roman" w:cs="Times New Roman"/>
          <w:noProof/>
        </w:rPr>
        <w:t xml:space="preserve">, </w:t>
      </w:r>
      <w:r w:rsidR="00D86047" w:rsidRPr="00D86047">
        <w:rPr>
          <w:rFonts w:ascii="Times New Roman" w:hAnsi="Times New Roman" w:cs="Times New Roman"/>
          <w:i/>
          <w:iCs/>
          <w:noProof/>
        </w:rPr>
        <w:t>15</w:t>
      </w:r>
      <w:r w:rsidR="00D86047" w:rsidRPr="00D86047">
        <w:rPr>
          <w:rFonts w:ascii="Times New Roman" w:hAnsi="Times New Roman" w:cs="Times New Roman"/>
          <w:noProof/>
        </w:rPr>
        <w:t>(1), 170–177. doi: 10.1111/faf.12026</w:t>
      </w:r>
    </w:p>
    <w:p w14:paraId="26740F0C"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Bar-On, Y. M., Phillips, R., &amp; Milo, R. (2018). The biomass distribution on Earth. </w:t>
      </w:r>
      <w:r w:rsidRPr="00D86047">
        <w:rPr>
          <w:rFonts w:ascii="Times New Roman" w:hAnsi="Times New Roman" w:cs="Times New Roman"/>
          <w:i/>
          <w:iCs/>
          <w:noProof/>
        </w:rPr>
        <w:t>Proceedings of the National Academy of Sciences of the United States of America</w:t>
      </w:r>
      <w:r w:rsidRPr="00D86047">
        <w:rPr>
          <w:rFonts w:ascii="Times New Roman" w:hAnsi="Times New Roman" w:cs="Times New Roman"/>
          <w:noProof/>
        </w:rPr>
        <w:t xml:space="preserve">, </w:t>
      </w:r>
      <w:r w:rsidRPr="00D86047">
        <w:rPr>
          <w:rFonts w:ascii="Times New Roman" w:hAnsi="Times New Roman" w:cs="Times New Roman"/>
          <w:i/>
          <w:iCs/>
          <w:noProof/>
        </w:rPr>
        <w:t>115</w:t>
      </w:r>
      <w:r w:rsidRPr="00D86047">
        <w:rPr>
          <w:rFonts w:ascii="Times New Roman" w:hAnsi="Times New Roman" w:cs="Times New Roman"/>
          <w:noProof/>
        </w:rPr>
        <w:t>(25), 6506–6511. doi: 10.1073/pnas.1711842115</w:t>
      </w:r>
    </w:p>
    <w:p w14:paraId="4D7216BA"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Barton, K. (2020). </w:t>
      </w:r>
      <w:r w:rsidRPr="00D86047">
        <w:rPr>
          <w:rFonts w:ascii="Times New Roman" w:hAnsi="Times New Roman" w:cs="Times New Roman"/>
          <w:i/>
          <w:iCs/>
          <w:noProof/>
        </w:rPr>
        <w:t>MuMIn: Multi-Model Inference</w:t>
      </w:r>
      <w:r w:rsidRPr="00D86047">
        <w:rPr>
          <w:rFonts w:ascii="Times New Roman" w:hAnsi="Times New Roman" w:cs="Times New Roman"/>
          <w:noProof/>
        </w:rPr>
        <w:t>.</w:t>
      </w:r>
    </w:p>
    <w:p w14:paraId="2CDEAF78"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Borrvall, C., &amp; Ebenman, B. (2006). Early onset of secondary extinctions in ecological communities following the loss of top predators. </w:t>
      </w:r>
      <w:r w:rsidRPr="00D86047">
        <w:rPr>
          <w:rFonts w:ascii="Times New Roman" w:hAnsi="Times New Roman" w:cs="Times New Roman"/>
          <w:i/>
          <w:iCs/>
          <w:noProof/>
        </w:rPr>
        <w:t>Ecology Letters</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(4), 435–442. doi: 10.1111/j.1461-0248.2006.00893.x</w:t>
      </w:r>
    </w:p>
    <w:p w14:paraId="75FE568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Brodie, J. F., Aslan, C. E., Rogers, H. S., Redford, K. H., Maron, J. L., Bronstein, J. L., &amp; Groves, C. R. (2014). Secondary extinctions of biodiversity. </w:t>
      </w:r>
      <w:r w:rsidRPr="00D86047">
        <w:rPr>
          <w:rFonts w:ascii="Times New Roman" w:hAnsi="Times New Roman" w:cs="Times New Roman"/>
          <w:i/>
          <w:iCs/>
          <w:noProof/>
        </w:rPr>
        <w:t>Trends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29</w:t>
      </w:r>
      <w:r w:rsidRPr="00D86047">
        <w:rPr>
          <w:rFonts w:ascii="Times New Roman" w:hAnsi="Times New Roman" w:cs="Times New Roman"/>
          <w:noProof/>
        </w:rPr>
        <w:t>(12), 664–672. doi: 10.1016/j.tree.2014.09.012</w:t>
      </w:r>
    </w:p>
    <w:p w14:paraId="394A3AE8"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Brose, U., Archambault, P., Barnes, A. D., Bersier, L. F., Boy, T., Canning-Clode, J., … Iles, A. C. (2019). Predator traits determine food-web architecture across ecosystems. </w:t>
      </w:r>
      <w:r w:rsidRPr="00D86047">
        <w:rPr>
          <w:rFonts w:ascii="Times New Roman" w:hAnsi="Times New Roman" w:cs="Times New Roman"/>
          <w:i/>
          <w:iCs/>
          <w:noProof/>
        </w:rPr>
        <w:t>Nature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3</w:t>
      </w:r>
      <w:r w:rsidRPr="00D86047">
        <w:rPr>
          <w:rFonts w:ascii="Times New Roman" w:hAnsi="Times New Roman" w:cs="Times New Roman"/>
          <w:noProof/>
        </w:rPr>
        <w:t>(6), 919–927. doi: 10.1038/s41559-019-0899-x</w:t>
      </w:r>
    </w:p>
    <w:p w14:paraId="6FC2A33B"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lastRenderedPageBreak/>
        <w:t xml:space="preserve">Bui, A., Lowman, H., Guerra, A. S., &amp; Miller-ter Kuile, A. (2020). </w:t>
      </w:r>
      <w:r w:rsidRPr="00D86047">
        <w:rPr>
          <w:rFonts w:ascii="Times New Roman" w:hAnsi="Times New Roman" w:cs="Times New Roman"/>
          <w:i/>
          <w:iCs/>
          <w:noProof/>
        </w:rPr>
        <w:t>calecopal: A California-inspired Package of Color Palettes</w:t>
      </w:r>
      <w:r w:rsidRPr="00D86047">
        <w:rPr>
          <w:rFonts w:ascii="Times New Roman" w:hAnsi="Times New Roman" w:cs="Times New Roman"/>
          <w:noProof/>
        </w:rPr>
        <w:t>.</w:t>
      </w:r>
    </w:p>
    <w:p w14:paraId="18FCFD2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Callahan, B. J., McMurdie, P. J., Rosen, M. J., Han, A. W., Johnson, A. J. A., &amp; Holmes, S. P. (2016). DADA2: High-resolution sample inference from Illumina amplicon data. </w:t>
      </w:r>
      <w:r w:rsidRPr="00D86047">
        <w:rPr>
          <w:rFonts w:ascii="Times New Roman" w:hAnsi="Times New Roman" w:cs="Times New Roman"/>
          <w:i/>
          <w:iCs/>
          <w:noProof/>
        </w:rPr>
        <w:t>Nature Methods</w:t>
      </w:r>
      <w:r w:rsidRPr="00D86047">
        <w:rPr>
          <w:rFonts w:ascii="Times New Roman" w:hAnsi="Times New Roman" w:cs="Times New Roman"/>
          <w:noProof/>
        </w:rPr>
        <w:t xml:space="preserve">, </w:t>
      </w:r>
      <w:r w:rsidRPr="00D86047">
        <w:rPr>
          <w:rFonts w:ascii="Times New Roman" w:hAnsi="Times New Roman" w:cs="Times New Roman"/>
          <w:i/>
          <w:iCs/>
          <w:noProof/>
        </w:rPr>
        <w:t>13</w:t>
      </w:r>
      <w:r w:rsidRPr="00D86047">
        <w:rPr>
          <w:rFonts w:ascii="Times New Roman" w:hAnsi="Times New Roman" w:cs="Times New Roman"/>
          <w:noProof/>
        </w:rPr>
        <w:t>(7), 581–583. doi: 10.1038/nmeth.3869</w:t>
      </w:r>
    </w:p>
    <w:p w14:paraId="3C89932C"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Costello, M. J., May, R. M., &amp; Stork, N. E. (2013). Can we name earth’s species before they go extinct? </w:t>
      </w:r>
      <w:r w:rsidRPr="00D86047">
        <w:rPr>
          <w:rFonts w:ascii="Times New Roman" w:hAnsi="Times New Roman" w:cs="Times New Roman"/>
          <w:i/>
          <w:iCs/>
          <w:noProof/>
        </w:rPr>
        <w:t>Science</w:t>
      </w:r>
      <w:r w:rsidRPr="00D86047">
        <w:rPr>
          <w:rFonts w:ascii="Times New Roman" w:hAnsi="Times New Roman" w:cs="Times New Roman"/>
          <w:noProof/>
        </w:rPr>
        <w:t xml:space="preserve">, </w:t>
      </w:r>
      <w:r w:rsidRPr="00D86047">
        <w:rPr>
          <w:rFonts w:ascii="Times New Roman" w:hAnsi="Times New Roman" w:cs="Times New Roman"/>
          <w:i/>
          <w:iCs/>
          <w:noProof/>
        </w:rPr>
        <w:t>339</w:t>
      </w:r>
      <w:r w:rsidRPr="00D86047">
        <w:rPr>
          <w:rFonts w:ascii="Times New Roman" w:hAnsi="Times New Roman" w:cs="Times New Roman"/>
          <w:noProof/>
        </w:rPr>
        <w:t>(6118), 413–416. doi: 10.1126/science.1230318</w:t>
      </w:r>
    </w:p>
    <w:p w14:paraId="04DFC11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Digel, C., Curtsdotter, A., Riede, J., Klarner, B., &amp; Brose, U. (2014). Unravelling the complex structure of forest soil food webs: Higher omnivory and more trophic levels.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123</w:t>
      </w:r>
      <w:r w:rsidRPr="00D86047">
        <w:rPr>
          <w:rFonts w:ascii="Times New Roman" w:hAnsi="Times New Roman" w:cs="Times New Roman"/>
          <w:noProof/>
        </w:rPr>
        <w:t>(10), 1157–1172. doi: 10.1111/oik.00865</w:t>
      </w:r>
    </w:p>
    <w:p w14:paraId="16FEB15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Donohue, I., Petchey, O. L., Kéfi, S., Génin, A., Jackson, A. L., Yang, Q., &amp; O’Connor, N. E. (2017). Loss of predator species, not intermediate consumers, triggers rapid and dramatic extinction cascades. </w:t>
      </w:r>
      <w:r w:rsidRPr="00D86047">
        <w:rPr>
          <w:rFonts w:ascii="Times New Roman" w:hAnsi="Times New Roman" w:cs="Times New Roman"/>
          <w:i/>
          <w:iCs/>
          <w:noProof/>
        </w:rPr>
        <w:t>Global Change Biology</w:t>
      </w:r>
      <w:r w:rsidRPr="00D86047">
        <w:rPr>
          <w:rFonts w:ascii="Times New Roman" w:hAnsi="Times New Roman" w:cs="Times New Roman"/>
          <w:noProof/>
        </w:rPr>
        <w:t xml:space="preserve">, </w:t>
      </w:r>
      <w:r w:rsidRPr="00D86047">
        <w:rPr>
          <w:rFonts w:ascii="Times New Roman" w:hAnsi="Times New Roman" w:cs="Times New Roman"/>
          <w:i/>
          <w:iCs/>
          <w:noProof/>
        </w:rPr>
        <w:t>23</w:t>
      </w:r>
      <w:r w:rsidRPr="00D86047">
        <w:rPr>
          <w:rFonts w:ascii="Times New Roman" w:hAnsi="Times New Roman" w:cs="Times New Roman"/>
          <w:noProof/>
        </w:rPr>
        <w:t>(8), 2962–2972. doi: 10.1111/gcb.13703</w:t>
      </w:r>
    </w:p>
    <w:p w14:paraId="43E5723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Duffy, D. C., &amp; Jackson, S. (1986). Diet Studies of Seabirds: A Review of Methods. </w:t>
      </w:r>
      <w:r w:rsidRPr="00D86047">
        <w:rPr>
          <w:rFonts w:ascii="Times New Roman" w:hAnsi="Times New Roman" w:cs="Times New Roman"/>
          <w:i/>
          <w:iCs/>
          <w:noProof/>
        </w:rPr>
        <w:t>Colonial Waterbirds</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(1), 1–17.</w:t>
      </w:r>
    </w:p>
    <w:p w14:paraId="545AFF7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Eitzinger, B., Abrego, N., Gravel, D., Huotari, T., Vesterinen, E. J., &amp; Roslin, T. (2019). Assessing changes in arthropod predator–prey interactions through DNA-based gut content analysis—variable environment, stable diet. </w:t>
      </w:r>
      <w:r w:rsidRPr="00D86047">
        <w:rPr>
          <w:rFonts w:ascii="Times New Roman" w:hAnsi="Times New Roman" w:cs="Times New Roman"/>
          <w:i/>
          <w:iCs/>
          <w:noProof/>
        </w:rPr>
        <w:t>Molecular Ecology</w:t>
      </w:r>
      <w:r w:rsidRPr="00D86047">
        <w:rPr>
          <w:rFonts w:ascii="Times New Roman" w:hAnsi="Times New Roman" w:cs="Times New Roman"/>
          <w:noProof/>
        </w:rPr>
        <w:t xml:space="preserve">, </w:t>
      </w:r>
      <w:r w:rsidRPr="00D86047">
        <w:rPr>
          <w:rFonts w:ascii="Times New Roman" w:hAnsi="Times New Roman" w:cs="Times New Roman"/>
          <w:i/>
          <w:iCs/>
          <w:noProof/>
        </w:rPr>
        <w:t>28</w:t>
      </w:r>
      <w:r w:rsidRPr="00D86047">
        <w:rPr>
          <w:rFonts w:ascii="Times New Roman" w:hAnsi="Times New Roman" w:cs="Times New Roman"/>
          <w:noProof/>
        </w:rPr>
        <w:t>(2), 266–280. doi: 10.1111/mec.14872</w:t>
      </w:r>
    </w:p>
    <w:p w14:paraId="420687FD"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Elbrecht, V., &amp; Leese, F. (2015). Can DNA-based ecosystem assessments quantify species abundance? Testing primer bias and biomass-sequence relationships with an innovative metabarcoding protocol. </w:t>
      </w:r>
      <w:r w:rsidRPr="00D86047">
        <w:rPr>
          <w:rFonts w:ascii="Times New Roman" w:hAnsi="Times New Roman" w:cs="Times New Roman"/>
          <w:i/>
          <w:iCs/>
          <w:noProof/>
        </w:rPr>
        <w:t>PLoS ONE</w:t>
      </w:r>
      <w:r w:rsidRPr="00D86047">
        <w:rPr>
          <w:rFonts w:ascii="Times New Roman" w:hAnsi="Times New Roman" w:cs="Times New Roman"/>
          <w:noProof/>
        </w:rPr>
        <w:t xml:space="preserve">, </w:t>
      </w:r>
      <w:r w:rsidRPr="00D86047">
        <w:rPr>
          <w:rFonts w:ascii="Times New Roman" w:hAnsi="Times New Roman" w:cs="Times New Roman"/>
          <w:i/>
          <w:iCs/>
          <w:noProof/>
        </w:rPr>
        <w:t>10</w:t>
      </w:r>
      <w:r w:rsidRPr="00D86047">
        <w:rPr>
          <w:rFonts w:ascii="Times New Roman" w:hAnsi="Times New Roman" w:cs="Times New Roman"/>
          <w:noProof/>
        </w:rPr>
        <w:t>(7), 1–16. doi: 10.1371/journal.pone.0130324</w:t>
      </w:r>
    </w:p>
    <w:p w14:paraId="0F9BCB0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Elbrecht, V., Peinert, B., &amp; Leese, F. (2017). Sorting things out: Assessing effects of unequal specimen biomass on DNA metabarcoding. </w:t>
      </w:r>
      <w:r w:rsidRPr="00D86047">
        <w:rPr>
          <w:rFonts w:ascii="Times New Roman" w:hAnsi="Times New Roman" w:cs="Times New Roman"/>
          <w:i/>
          <w:iCs/>
          <w:noProof/>
        </w:rPr>
        <w:t>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7</w:t>
      </w:r>
      <w:r w:rsidRPr="00D86047">
        <w:rPr>
          <w:rFonts w:ascii="Times New Roman" w:hAnsi="Times New Roman" w:cs="Times New Roman"/>
          <w:noProof/>
        </w:rPr>
        <w:t>(17), 6918–6926. doi: 10.1002/ece3.3192</w:t>
      </w:r>
    </w:p>
    <w:p w14:paraId="66C7B3E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Garnier, E., Cortez, J., Billès, G., Navas, M. L., Roumet, C., Debussche, M., … Toussaint, J. P. (2004). Plant functional markers capture ecosystem properties during secondary succession.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85</w:t>
      </w:r>
      <w:r w:rsidRPr="00D86047">
        <w:rPr>
          <w:rFonts w:ascii="Times New Roman" w:hAnsi="Times New Roman" w:cs="Times New Roman"/>
          <w:noProof/>
        </w:rPr>
        <w:t>(9), 2630–2637. doi: 10.1890/03-0799</w:t>
      </w:r>
    </w:p>
    <w:p w14:paraId="164CF318"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Gravel, D., Poisot, T., Albouy, C., Velez, L., &amp; Mouillot, D. (2013). Inferring food web structure from predator-prey body size relationships.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4</w:t>
      </w:r>
      <w:r w:rsidRPr="00D86047">
        <w:rPr>
          <w:rFonts w:ascii="Times New Roman" w:hAnsi="Times New Roman" w:cs="Times New Roman"/>
          <w:noProof/>
        </w:rPr>
        <w:t>(11), 1083–1090. doi: 10.1111/2041-210X.12103</w:t>
      </w:r>
    </w:p>
    <w:p w14:paraId="21169B3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Gray, C., Figueroa, D. H., Hudson, L. N., Ma, A., Perkins, D., &amp; Woodward, G. (2015). Joining the dots: An automated method for constructing food webs from compendia of published interactions. </w:t>
      </w:r>
      <w:r w:rsidRPr="00D86047">
        <w:rPr>
          <w:rFonts w:ascii="Times New Roman" w:hAnsi="Times New Roman" w:cs="Times New Roman"/>
          <w:i/>
          <w:iCs/>
          <w:noProof/>
        </w:rPr>
        <w:t>Food Webs</w:t>
      </w:r>
      <w:r w:rsidRPr="00D86047">
        <w:rPr>
          <w:rFonts w:ascii="Times New Roman" w:hAnsi="Times New Roman" w:cs="Times New Roman"/>
          <w:noProof/>
        </w:rPr>
        <w:t xml:space="preserve">, </w:t>
      </w:r>
      <w:r w:rsidRPr="00D86047">
        <w:rPr>
          <w:rFonts w:ascii="Times New Roman" w:hAnsi="Times New Roman" w:cs="Times New Roman"/>
          <w:i/>
          <w:iCs/>
          <w:noProof/>
        </w:rPr>
        <w:t>5</w:t>
      </w:r>
      <w:r w:rsidRPr="00D86047">
        <w:rPr>
          <w:rFonts w:ascii="Times New Roman" w:hAnsi="Times New Roman" w:cs="Times New Roman"/>
          <w:noProof/>
        </w:rPr>
        <w:t>, 11–20. doi: 10.1016/j.fooweb.2015.09.001</w:t>
      </w:r>
    </w:p>
    <w:p w14:paraId="7B4D48FF"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Greenstone, M. H., Weber, D. C., Coudron, T. C., &amp; Payton, M. E. (2011). Unnecessary roughness? Testing the hypothesis that predators destined for molecular gut-content analysis must be hand-collected to avoid cross-contamination. </w:t>
      </w:r>
      <w:r w:rsidRPr="00D86047">
        <w:rPr>
          <w:rFonts w:ascii="Times New Roman" w:hAnsi="Times New Roman" w:cs="Times New Roman"/>
          <w:i/>
          <w:iCs/>
          <w:noProof/>
        </w:rPr>
        <w:t>Molecular Ecology Resources</w:t>
      </w:r>
      <w:r w:rsidRPr="00D86047">
        <w:rPr>
          <w:rFonts w:ascii="Times New Roman" w:hAnsi="Times New Roman" w:cs="Times New Roman"/>
          <w:noProof/>
        </w:rPr>
        <w:t xml:space="preserve">, </w:t>
      </w:r>
      <w:r w:rsidRPr="00D86047">
        <w:rPr>
          <w:rFonts w:ascii="Times New Roman" w:hAnsi="Times New Roman" w:cs="Times New Roman"/>
          <w:i/>
          <w:iCs/>
          <w:noProof/>
        </w:rPr>
        <w:t>11</w:t>
      </w:r>
      <w:r w:rsidRPr="00D86047">
        <w:rPr>
          <w:rFonts w:ascii="Times New Roman" w:hAnsi="Times New Roman" w:cs="Times New Roman"/>
          <w:noProof/>
        </w:rPr>
        <w:t>(2), 286–293. doi: 10.1111/j.1755-0998.2010.02922.x</w:t>
      </w:r>
    </w:p>
    <w:p w14:paraId="5EF64B6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Handler, A., Gruner, D., Haines, W., Lange, M., &amp; Kaneshiro, K. (2007). Arthropod surveys on Palmyra Atoll, Line Islands, and insights into the decline of the native tree Pisonia grandis (Nyctaginaceae). </w:t>
      </w:r>
      <w:r w:rsidRPr="00D86047">
        <w:rPr>
          <w:rFonts w:ascii="Times New Roman" w:hAnsi="Times New Roman" w:cs="Times New Roman"/>
          <w:i/>
          <w:iCs/>
          <w:noProof/>
        </w:rPr>
        <w:t>Pacific Science</w:t>
      </w:r>
      <w:r w:rsidRPr="00D86047">
        <w:rPr>
          <w:rFonts w:ascii="Times New Roman" w:hAnsi="Times New Roman" w:cs="Times New Roman"/>
          <w:noProof/>
        </w:rPr>
        <w:t xml:space="preserve">, </w:t>
      </w:r>
      <w:r w:rsidRPr="00D86047">
        <w:rPr>
          <w:rFonts w:ascii="Times New Roman" w:hAnsi="Times New Roman" w:cs="Times New Roman"/>
          <w:i/>
          <w:iCs/>
          <w:noProof/>
        </w:rPr>
        <w:t>61</w:t>
      </w:r>
      <w:r w:rsidRPr="00D86047">
        <w:rPr>
          <w:rFonts w:ascii="Times New Roman" w:hAnsi="Times New Roman" w:cs="Times New Roman"/>
          <w:noProof/>
        </w:rPr>
        <w:t>(4), 485–502. doi: 10.2984/1534-6188(2007)61</w:t>
      </w:r>
    </w:p>
    <w:p w14:paraId="29B8B14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Hartig, F. (2020). </w:t>
      </w:r>
      <w:r w:rsidRPr="00D86047">
        <w:rPr>
          <w:rFonts w:ascii="Times New Roman" w:hAnsi="Times New Roman" w:cs="Times New Roman"/>
          <w:i/>
          <w:iCs/>
          <w:noProof/>
        </w:rPr>
        <w:t>DHARMa</w:t>
      </w:r>
      <w:r w:rsidRPr="00D86047">
        <w:rPr>
          <w:rFonts w:ascii="Times New Roman" w:hAnsi="Times New Roman" w:cs="Times New Roman"/>
          <w:noProof/>
        </w:rPr>
        <w:t>.</w:t>
      </w:r>
    </w:p>
    <w:p w14:paraId="2D759D01"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Hines, J., Giling, D. P., Rzanny, M., Voigt, W., Meyer, S. T., Weisser, W. W., … Ebeling, A. (2019). A meta food web for invertebrate species collected in a European grassland.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100</w:t>
      </w:r>
      <w:r w:rsidRPr="00D86047">
        <w:rPr>
          <w:rFonts w:ascii="Times New Roman" w:hAnsi="Times New Roman" w:cs="Times New Roman"/>
          <w:noProof/>
        </w:rPr>
        <w:t>(6), 2679. doi: 10.1002/ecy.2679</w:t>
      </w:r>
    </w:p>
    <w:p w14:paraId="1414E94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Hsieh, T. C., &amp; Chao, A. (2017). Rarefaction and extrapolation: Making fair comparison of </w:t>
      </w:r>
      <w:r w:rsidRPr="00D86047">
        <w:rPr>
          <w:rFonts w:ascii="Times New Roman" w:hAnsi="Times New Roman" w:cs="Times New Roman"/>
          <w:noProof/>
        </w:rPr>
        <w:lastRenderedPageBreak/>
        <w:t xml:space="preserve">abundance-sensitive phylogenetic diversity among multiple assemblages. </w:t>
      </w:r>
      <w:r w:rsidRPr="00D86047">
        <w:rPr>
          <w:rFonts w:ascii="Times New Roman" w:hAnsi="Times New Roman" w:cs="Times New Roman"/>
          <w:i/>
          <w:iCs/>
          <w:noProof/>
        </w:rPr>
        <w:t>Systematic Biology</w:t>
      </w:r>
      <w:r w:rsidRPr="00D86047">
        <w:rPr>
          <w:rFonts w:ascii="Times New Roman" w:hAnsi="Times New Roman" w:cs="Times New Roman"/>
          <w:noProof/>
        </w:rPr>
        <w:t xml:space="preserve">, </w:t>
      </w:r>
      <w:r w:rsidRPr="00D86047">
        <w:rPr>
          <w:rFonts w:ascii="Times New Roman" w:hAnsi="Times New Roman" w:cs="Times New Roman"/>
          <w:i/>
          <w:iCs/>
          <w:noProof/>
        </w:rPr>
        <w:t>66</w:t>
      </w:r>
      <w:r w:rsidRPr="00D86047">
        <w:rPr>
          <w:rFonts w:ascii="Times New Roman" w:hAnsi="Times New Roman" w:cs="Times New Roman"/>
          <w:noProof/>
        </w:rPr>
        <w:t>(1), 100–111. doi: 10.1093/sysbio/syw073</w:t>
      </w:r>
    </w:p>
    <w:p w14:paraId="014658A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Hsieh, T. C., Ma, K. H., &amp; Chao, A. (2016). iNEXT: an R package for rarefaction and extrapolation of species diversity (Hill numbers).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7</w:t>
      </w:r>
      <w:r w:rsidRPr="00D86047">
        <w:rPr>
          <w:rFonts w:ascii="Times New Roman" w:hAnsi="Times New Roman" w:cs="Times New Roman"/>
          <w:noProof/>
        </w:rPr>
        <w:t>(12), 1451–1456. doi: 10.1111/2041-210X.12613</w:t>
      </w:r>
    </w:p>
    <w:p w14:paraId="02C3F54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Hyslop, E. J. (1980). Stomach contents analysis - a review of methods and their application. </w:t>
      </w:r>
      <w:r w:rsidRPr="00D86047">
        <w:rPr>
          <w:rFonts w:ascii="Times New Roman" w:hAnsi="Times New Roman" w:cs="Times New Roman"/>
          <w:i/>
          <w:iCs/>
          <w:noProof/>
        </w:rPr>
        <w:t>Journal of Fish Biology</w:t>
      </w:r>
      <w:r w:rsidRPr="00D86047">
        <w:rPr>
          <w:rFonts w:ascii="Times New Roman" w:hAnsi="Times New Roman" w:cs="Times New Roman"/>
          <w:noProof/>
        </w:rPr>
        <w:t xml:space="preserve">, </w:t>
      </w:r>
      <w:r w:rsidRPr="00D86047">
        <w:rPr>
          <w:rFonts w:ascii="Times New Roman" w:hAnsi="Times New Roman" w:cs="Times New Roman"/>
          <w:i/>
          <w:iCs/>
          <w:noProof/>
        </w:rPr>
        <w:t>17</w:t>
      </w:r>
      <w:r w:rsidRPr="00D86047">
        <w:rPr>
          <w:rFonts w:ascii="Times New Roman" w:hAnsi="Times New Roman" w:cs="Times New Roman"/>
          <w:noProof/>
        </w:rPr>
        <w:t>(4), 411–429. doi: 10.1111/j.1095-8649.1980.tb02775.x</w:t>
      </w:r>
    </w:p>
    <w:p w14:paraId="32A5933D"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Ings, T. C., Montoya, J. M., Bascompte, J., Bluthgren, N., Brown, L., Dormann, C., … Woodward, G. (2009). Ecological networks - Beyond food webs. </w:t>
      </w:r>
      <w:r w:rsidRPr="00D86047">
        <w:rPr>
          <w:rFonts w:ascii="Times New Roman" w:hAnsi="Times New Roman" w:cs="Times New Roman"/>
          <w:i/>
          <w:iCs/>
          <w:noProof/>
        </w:rPr>
        <w:t>Journal of Animal Ecology</w:t>
      </w:r>
      <w:r w:rsidRPr="00D86047">
        <w:rPr>
          <w:rFonts w:ascii="Times New Roman" w:hAnsi="Times New Roman" w:cs="Times New Roman"/>
          <w:noProof/>
        </w:rPr>
        <w:t xml:space="preserve">, </w:t>
      </w:r>
      <w:r w:rsidRPr="00D86047">
        <w:rPr>
          <w:rFonts w:ascii="Times New Roman" w:hAnsi="Times New Roman" w:cs="Times New Roman"/>
          <w:i/>
          <w:iCs/>
          <w:noProof/>
        </w:rPr>
        <w:t>78</w:t>
      </w:r>
      <w:r w:rsidRPr="00D86047">
        <w:rPr>
          <w:rFonts w:ascii="Times New Roman" w:hAnsi="Times New Roman" w:cs="Times New Roman"/>
          <w:noProof/>
        </w:rPr>
        <w:t>(1), 253–269. doi: 10.1111/j.1365-2656.2008.01460.x</w:t>
      </w:r>
    </w:p>
    <w:p w14:paraId="150E667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Kartzinel, T. R., Chen, P. a., Coverdale, T. C., Erickson, D. L., Kress, W. J., Kuzmina, M. L., … Pringle, R. M. (2015). DNA metabarcoding illuminates dietary niche partitioning by African large herbivores. </w:t>
      </w:r>
      <w:r w:rsidRPr="00D86047">
        <w:rPr>
          <w:rFonts w:ascii="Times New Roman" w:hAnsi="Times New Roman" w:cs="Times New Roman"/>
          <w:i/>
          <w:iCs/>
          <w:noProof/>
        </w:rPr>
        <w:t>Proceedings of the National Academy of Sciences</w:t>
      </w:r>
      <w:r w:rsidRPr="00D86047">
        <w:rPr>
          <w:rFonts w:ascii="Times New Roman" w:hAnsi="Times New Roman" w:cs="Times New Roman"/>
          <w:noProof/>
        </w:rPr>
        <w:t xml:space="preserve">, </w:t>
      </w:r>
      <w:r w:rsidRPr="00D86047">
        <w:rPr>
          <w:rFonts w:ascii="Times New Roman" w:hAnsi="Times New Roman" w:cs="Times New Roman"/>
          <w:i/>
          <w:iCs/>
          <w:noProof/>
        </w:rPr>
        <w:t>112</w:t>
      </w:r>
      <w:r w:rsidRPr="00D86047">
        <w:rPr>
          <w:rFonts w:ascii="Times New Roman" w:hAnsi="Times New Roman" w:cs="Times New Roman"/>
          <w:noProof/>
        </w:rPr>
        <w:t>(26), 8019–8024. doi: 10.1073/pnas.1503283112</w:t>
      </w:r>
    </w:p>
    <w:p w14:paraId="647D792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Krehenwinkel, H., Kennedy, S., Pekár, S., &amp; Gillespie, R. G. (2017). A cost‐efficient and simple protocol to enrich prey DNA from extractions of predatory arthropods for large‐scale gut content analysis by Illumina sequencing.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8</w:t>
      </w:r>
      <w:r w:rsidRPr="00D86047">
        <w:rPr>
          <w:rFonts w:ascii="Times New Roman" w:hAnsi="Times New Roman" w:cs="Times New Roman"/>
          <w:noProof/>
        </w:rPr>
        <w:t>(1), 126–134. doi: 10.1111/2041-210X.12647</w:t>
      </w:r>
    </w:p>
    <w:p w14:paraId="3C9D727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Laigle, I., Aubin, I., Digel, C., Brose, U., Boulangeat, I., &amp; Gravel, D. (2018). Species traits as drivers of food web structure.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127</w:t>
      </w:r>
      <w:r w:rsidRPr="00D86047">
        <w:rPr>
          <w:rFonts w:ascii="Times New Roman" w:hAnsi="Times New Roman" w:cs="Times New Roman"/>
          <w:noProof/>
        </w:rPr>
        <w:t>(2), 316–326. doi: 10.1111/oik.04712</w:t>
      </w:r>
    </w:p>
    <w:p w14:paraId="7F3C541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Leray, M., Yang, J. Y., Meyer, C. P., Mills, S. C., Agudelo, N., Ranwez, V., … Machida, R. J. (2013). A new versatile primer set targeting a short fragment of the mitochondrial COI region for metabarcoding metazoan diversity: Application for characterizing coral reef fish gut contents. </w:t>
      </w:r>
      <w:r w:rsidRPr="00D86047">
        <w:rPr>
          <w:rFonts w:ascii="Times New Roman" w:hAnsi="Times New Roman" w:cs="Times New Roman"/>
          <w:i/>
          <w:iCs/>
          <w:noProof/>
        </w:rPr>
        <w:t>Frontiers in Zoology</w:t>
      </w:r>
      <w:r w:rsidRPr="00D86047">
        <w:rPr>
          <w:rFonts w:ascii="Times New Roman" w:hAnsi="Times New Roman" w:cs="Times New Roman"/>
          <w:noProof/>
        </w:rPr>
        <w:t xml:space="preserve">, </w:t>
      </w:r>
      <w:r w:rsidRPr="00D86047">
        <w:rPr>
          <w:rFonts w:ascii="Times New Roman" w:hAnsi="Times New Roman" w:cs="Times New Roman"/>
          <w:i/>
          <w:iCs/>
          <w:noProof/>
        </w:rPr>
        <w:t>10</w:t>
      </w:r>
      <w:r w:rsidRPr="00D86047">
        <w:rPr>
          <w:rFonts w:ascii="Times New Roman" w:hAnsi="Times New Roman" w:cs="Times New Roman"/>
          <w:noProof/>
        </w:rPr>
        <w:t>(1), 1. doi: 10.1186/1742-9994-10-34</w:t>
      </w:r>
    </w:p>
    <w:p w14:paraId="48728D3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McCann, K. (2000). The diversity–stability debate. </w:t>
      </w:r>
      <w:r w:rsidRPr="00D86047">
        <w:rPr>
          <w:rFonts w:ascii="Times New Roman" w:hAnsi="Times New Roman" w:cs="Times New Roman"/>
          <w:i/>
          <w:iCs/>
          <w:noProof/>
        </w:rPr>
        <w:t>Nature</w:t>
      </w:r>
      <w:r w:rsidRPr="00D86047">
        <w:rPr>
          <w:rFonts w:ascii="Times New Roman" w:hAnsi="Times New Roman" w:cs="Times New Roman"/>
          <w:noProof/>
        </w:rPr>
        <w:t xml:space="preserve">, </w:t>
      </w:r>
      <w:r w:rsidRPr="00D86047">
        <w:rPr>
          <w:rFonts w:ascii="Times New Roman" w:hAnsi="Times New Roman" w:cs="Times New Roman"/>
          <w:i/>
          <w:iCs/>
          <w:noProof/>
        </w:rPr>
        <w:t>405</w:t>
      </w:r>
      <w:r w:rsidRPr="00D86047">
        <w:rPr>
          <w:rFonts w:ascii="Times New Roman" w:hAnsi="Times New Roman" w:cs="Times New Roman"/>
          <w:noProof/>
        </w:rPr>
        <w:t>.</w:t>
      </w:r>
    </w:p>
    <w:p w14:paraId="6DA0138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McElroy, M. E., Dressler, T. L., Titcomb, G. C., Wilson, E. A., Deiner, K., Dudley, T. L., … Jerde, C. L. (2020). Calibrating Environmental DNA Metabarcoding to Conventional Surveys for Measuring Fish Species Richness. </w:t>
      </w:r>
      <w:r w:rsidRPr="00D86047">
        <w:rPr>
          <w:rFonts w:ascii="Times New Roman" w:hAnsi="Times New Roman" w:cs="Times New Roman"/>
          <w:i/>
          <w:iCs/>
          <w:noProof/>
        </w:rPr>
        <w:t>Frontiers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8</w:t>
      </w:r>
      <w:r w:rsidRPr="00D86047">
        <w:rPr>
          <w:rFonts w:ascii="Times New Roman" w:hAnsi="Times New Roman" w:cs="Times New Roman"/>
          <w:noProof/>
        </w:rPr>
        <w:t>, 0–12. doi: 10.3389/fevo.2020.00276</w:t>
      </w:r>
    </w:p>
    <w:p w14:paraId="311A03C0"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McLaughlin, Ó. B., Jonsson, T., &amp; Emmerson, M. C. (2010). Temporal Variability in Predator-Prey Relationships of a Forest Floor Food Web. In </w:t>
      </w:r>
      <w:r w:rsidRPr="00D86047">
        <w:rPr>
          <w:rFonts w:ascii="Times New Roman" w:hAnsi="Times New Roman" w:cs="Times New Roman"/>
          <w:i/>
          <w:iCs/>
          <w:noProof/>
        </w:rPr>
        <w:t>Advances in Ecological Research</w:t>
      </w:r>
      <w:r w:rsidRPr="00D86047">
        <w:rPr>
          <w:rFonts w:ascii="Times New Roman" w:hAnsi="Times New Roman" w:cs="Times New Roman"/>
          <w:noProof/>
        </w:rPr>
        <w:t xml:space="preserve"> (Vol. 42). doi: 10.1016/B978-0-12-381363-3.00004-6</w:t>
      </w:r>
    </w:p>
    <w:p w14:paraId="4E0EB13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Miller-ter Kuile, A., Apigo, A., &amp; Young, H. (2020). </w:t>
      </w:r>
      <w:r w:rsidRPr="00D86047">
        <w:rPr>
          <w:rFonts w:ascii="Times New Roman" w:hAnsi="Times New Roman" w:cs="Times New Roman"/>
          <w:i/>
          <w:iCs/>
          <w:noProof/>
        </w:rPr>
        <w:t>Effects of surface sterilization on diet DNA metabarcoding data of invertebrate consumers in mesocosms and natural environments</w:t>
      </w:r>
      <w:r w:rsidRPr="00D86047">
        <w:rPr>
          <w:rFonts w:ascii="Times New Roman" w:hAnsi="Times New Roman" w:cs="Times New Roman"/>
          <w:noProof/>
        </w:rPr>
        <w:t>.</w:t>
      </w:r>
    </w:p>
    <w:p w14:paraId="24B099D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Mora, C., Tittensor, D. P., Adl, S., Simpson, A. G. B., &amp; Worm, B. (2011). How many species are there on earth and in the ocean? </w:t>
      </w:r>
      <w:r w:rsidRPr="00D86047">
        <w:rPr>
          <w:rFonts w:ascii="Times New Roman" w:hAnsi="Times New Roman" w:cs="Times New Roman"/>
          <w:i/>
          <w:iCs/>
          <w:noProof/>
        </w:rPr>
        <w:t>PLoS Biology</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(8), 1–8. doi: 10.1371/journal.pbio.1001127</w:t>
      </w:r>
    </w:p>
    <w:p w14:paraId="260A9C4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Nakazawa, T. (2017). Individual interaction data are required in community ecology: a conceptual review of the predator–prey mass ratio and more. </w:t>
      </w:r>
      <w:r w:rsidRPr="00D86047">
        <w:rPr>
          <w:rFonts w:ascii="Times New Roman" w:hAnsi="Times New Roman" w:cs="Times New Roman"/>
          <w:i/>
          <w:iCs/>
          <w:noProof/>
        </w:rPr>
        <w:t>Ecological Research</w:t>
      </w:r>
      <w:r w:rsidRPr="00D86047">
        <w:rPr>
          <w:rFonts w:ascii="Times New Roman" w:hAnsi="Times New Roman" w:cs="Times New Roman"/>
          <w:noProof/>
        </w:rPr>
        <w:t xml:space="preserve">, </w:t>
      </w:r>
      <w:r w:rsidRPr="00D86047">
        <w:rPr>
          <w:rFonts w:ascii="Times New Roman" w:hAnsi="Times New Roman" w:cs="Times New Roman"/>
          <w:i/>
          <w:iCs/>
          <w:noProof/>
        </w:rPr>
        <w:t>32</w:t>
      </w:r>
      <w:r w:rsidRPr="00D86047">
        <w:rPr>
          <w:rFonts w:ascii="Times New Roman" w:hAnsi="Times New Roman" w:cs="Times New Roman"/>
          <w:noProof/>
        </w:rPr>
        <w:t>(1), 5–12. doi: 10.1007/s11284-016-1408-1</w:t>
      </w:r>
    </w:p>
    <w:p w14:paraId="001B35F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Nielsen, J. M., Clare, E. L., Hayden, B., Brett, M. T., &amp; Kratina, P. (2018). Diet tracing in ecology: Method comparison and selection.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9</w:t>
      </w:r>
      <w:r w:rsidRPr="00D86047">
        <w:rPr>
          <w:rFonts w:ascii="Times New Roman" w:hAnsi="Times New Roman" w:cs="Times New Roman"/>
          <w:noProof/>
        </w:rPr>
        <w:t>(2), 278–291. doi: 10.1111/2041-210X.12869</w:t>
      </w:r>
    </w:p>
    <w:p w14:paraId="2EF18E69"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Piechnik, D. A., Lawler, S. P., &amp; Martinez, N. D. (2008). Food-web assembly during a classic biogeographic study: species’ “trophic breadth.”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117</w:t>
      </w:r>
      <w:r w:rsidRPr="00D86047">
        <w:rPr>
          <w:rFonts w:ascii="Times New Roman" w:hAnsi="Times New Roman" w:cs="Times New Roman"/>
          <w:noProof/>
        </w:rPr>
        <w:t>(5), 665–674.</w:t>
      </w:r>
    </w:p>
    <w:p w14:paraId="03F1118A"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Polis, G. A. (1991). Complex Trophic Interactions in Deserts: An Empirical Critique of Food-</w:t>
      </w:r>
      <w:r w:rsidRPr="00D86047">
        <w:rPr>
          <w:rFonts w:ascii="Times New Roman" w:hAnsi="Times New Roman" w:cs="Times New Roman"/>
          <w:noProof/>
        </w:rPr>
        <w:lastRenderedPageBreak/>
        <w:t xml:space="preserve">Web Theory. </w:t>
      </w:r>
      <w:r w:rsidRPr="00D86047">
        <w:rPr>
          <w:rFonts w:ascii="Times New Roman" w:hAnsi="Times New Roman" w:cs="Times New Roman"/>
          <w:i/>
          <w:iCs/>
          <w:noProof/>
        </w:rPr>
        <w:t>The American Naturalist</w:t>
      </w:r>
      <w:r w:rsidRPr="00D86047">
        <w:rPr>
          <w:rFonts w:ascii="Times New Roman" w:hAnsi="Times New Roman" w:cs="Times New Roman"/>
          <w:noProof/>
        </w:rPr>
        <w:t xml:space="preserve">, </w:t>
      </w:r>
      <w:r w:rsidRPr="00D86047">
        <w:rPr>
          <w:rFonts w:ascii="Times New Roman" w:hAnsi="Times New Roman" w:cs="Times New Roman"/>
          <w:i/>
          <w:iCs/>
          <w:noProof/>
        </w:rPr>
        <w:t>138</w:t>
      </w:r>
      <w:r w:rsidRPr="00D86047">
        <w:rPr>
          <w:rFonts w:ascii="Times New Roman" w:hAnsi="Times New Roman" w:cs="Times New Roman"/>
          <w:noProof/>
        </w:rPr>
        <w:t>(1), 123–155.</w:t>
      </w:r>
    </w:p>
    <w:p w14:paraId="523A904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Pomeranz, J. P. F., Thompson, R. M., Poisot, T., &amp; Harding, J. S. (2019). Inferring predator–prey interactions in food webs.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10</w:t>
      </w:r>
      <w:r w:rsidRPr="00D86047">
        <w:rPr>
          <w:rFonts w:ascii="Times New Roman" w:hAnsi="Times New Roman" w:cs="Times New Roman"/>
          <w:noProof/>
        </w:rPr>
        <w:t>(3), 356–367. doi: 10.1111/2041-210X.13125</w:t>
      </w:r>
    </w:p>
    <w:p w14:paraId="2BBD0580"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Porter, T. M., &amp; Hajibabaei, M. (2018). Over 2.5 million COI sequences in GenBank and growing. </w:t>
      </w:r>
      <w:r w:rsidRPr="00D86047">
        <w:rPr>
          <w:rFonts w:ascii="Times New Roman" w:hAnsi="Times New Roman" w:cs="Times New Roman"/>
          <w:i/>
          <w:iCs/>
          <w:noProof/>
        </w:rPr>
        <w:t>PLoS ONE</w:t>
      </w:r>
      <w:r w:rsidRPr="00D86047">
        <w:rPr>
          <w:rFonts w:ascii="Times New Roman" w:hAnsi="Times New Roman" w:cs="Times New Roman"/>
          <w:noProof/>
        </w:rPr>
        <w:t xml:space="preserve">, </w:t>
      </w:r>
      <w:r w:rsidRPr="00D86047">
        <w:rPr>
          <w:rFonts w:ascii="Times New Roman" w:hAnsi="Times New Roman" w:cs="Times New Roman"/>
          <w:i/>
          <w:iCs/>
          <w:noProof/>
        </w:rPr>
        <w:t>13</w:t>
      </w:r>
      <w:r w:rsidRPr="00D86047">
        <w:rPr>
          <w:rFonts w:ascii="Times New Roman" w:hAnsi="Times New Roman" w:cs="Times New Roman"/>
          <w:noProof/>
        </w:rPr>
        <w:t>(9), 1–16. doi: 10.1371/journal.pone.0200177</w:t>
      </w:r>
    </w:p>
    <w:p w14:paraId="0D88CAF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Raffaelli, D. (2007). Food webs, body size and the curse of the latin binomial. </w:t>
      </w:r>
      <w:r w:rsidRPr="00D86047">
        <w:rPr>
          <w:rFonts w:ascii="Times New Roman" w:hAnsi="Times New Roman" w:cs="Times New Roman"/>
          <w:i/>
          <w:iCs/>
          <w:noProof/>
        </w:rPr>
        <w:t>From Energetics to Ecosystems: The Dynamics and Structure of Ecological Systems</w:t>
      </w:r>
      <w:r w:rsidRPr="00D86047">
        <w:rPr>
          <w:rFonts w:ascii="Times New Roman" w:hAnsi="Times New Roman" w:cs="Times New Roman"/>
          <w:noProof/>
        </w:rPr>
        <w:t>, 53–64. doi: 10.1007/978-1-4020-5337-5_3</w:t>
      </w:r>
    </w:p>
    <w:p w14:paraId="53DEC91B"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Rall, B. C., Kalinkat, G., Ott, D., Vucic-Prestic, O., &amp; Brose, U. (2011). Taxonomic versus allometric constraints on non-linear interaction strengths. </w:t>
      </w:r>
      <w:r w:rsidRPr="00D86047">
        <w:rPr>
          <w:rFonts w:ascii="Times New Roman" w:hAnsi="Times New Roman" w:cs="Times New Roman"/>
          <w:i/>
          <w:iCs/>
          <w:noProof/>
        </w:rPr>
        <w:t>Oikos</w:t>
      </w:r>
      <w:r w:rsidRPr="00D86047">
        <w:rPr>
          <w:rFonts w:ascii="Times New Roman" w:hAnsi="Times New Roman" w:cs="Times New Roman"/>
          <w:noProof/>
        </w:rPr>
        <w:t xml:space="preserve">, </w:t>
      </w:r>
      <w:r w:rsidRPr="00D86047">
        <w:rPr>
          <w:rFonts w:ascii="Times New Roman" w:hAnsi="Times New Roman" w:cs="Times New Roman"/>
          <w:i/>
          <w:iCs/>
          <w:noProof/>
        </w:rPr>
        <w:t>120</w:t>
      </w:r>
      <w:r w:rsidRPr="00D86047">
        <w:rPr>
          <w:rFonts w:ascii="Times New Roman" w:hAnsi="Times New Roman" w:cs="Times New Roman"/>
          <w:noProof/>
        </w:rPr>
        <w:t>, 483–492.</w:t>
      </w:r>
    </w:p>
    <w:p w14:paraId="24D6022D"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Rudolf, V. H. W., Rasmussen, N. L., Dibble, C. J., &amp; Allen, B. G. Van. (2014). Resolving the roles of body size and species identity in driving functional diversity. </w:t>
      </w:r>
      <w:r w:rsidRPr="00D86047">
        <w:rPr>
          <w:rFonts w:ascii="Times New Roman" w:hAnsi="Times New Roman" w:cs="Times New Roman"/>
          <w:i/>
          <w:iCs/>
          <w:noProof/>
        </w:rPr>
        <w:t>Proceedings of the Royal Society B</w:t>
      </w:r>
      <w:r w:rsidRPr="00D86047">
        <w:rPr>
          <w:rFonts w:ascii="Times New Roman" w:hAnsi="Times New Roman" w:cs="Times New Roman"/>
          <w:noProof/>
        </w:rPr>
        <w:t xml:space="preserve">, </w:t>
      </w:r>
      <w:r w:rsidRPr="00D86047">
        <w:rPr>
          <w:rFonts w:ascii="Times New Roman" w:hAnsi="Times New Roman" w:cs="Times New Roman"/>
          <w:i/>
          <w:iCs/>
          <w:noProof/>
        </w:rPr>
        <w:t>281</w:t>
      </w:r>
      <w:r w:rsidRPr="00D86047">
        <w:rPr>
          <w:rFonts w:ascii="Times New Roman" w:hAnsi="Times New Roman" w:cs="Times New Roman"/>
          <w:noProof/>
        </w:rPr>
        <w:t>, 20133203.</w:t>
      </w:r>
    </w:p>
    <w:p w14:paraId="411E4B5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Schmitz, O. J. (2008). Effects of predator hunting mode on grassland ecosystem function. </w:t>
      </w:r>
      <w:r w:rsidRPr="00D86047">
        <w:rPr>
          <w:rFonts w:ascii="Times New Roman" w:hAnsi="Times New Roman" w:cs="Times New Roman"/>
          <w:i/>
          <w:iCs/>
          <w:noProof/>
        </w:rPr>
        <w:t>Science</w:t>
      </w:r>
      <w:r w:rsidRPr="00D86047">
        <w:rPr>
          <w:rFonts w:ascii="Times New Roman" w:hAnsi="Times New Roman" w:cs="Times New Roman"/>
          <w:noProof/>
        </w:rPr>
        <w:t xml:space="preserve">, </w:t>
      </w:r>
      <w:r w:rsidRPr="00D86047">
        <w:rPr>
          <w:rFonts w:ascii="Times New Roman" w:hAnsi="Times New Roman" w:cs="Times New Roman"/>
          <w:i/>
          <w:iCs/>
          <w:noProof/>
        </w:rPr>
        <w:t>319</w:t>
      </w:r>
      <w:r w:rsidRPr="00D86047">
        <w:rPr>
          <w:rFonts w:ascii="Times New Roman" w:hAnsi="Times New Roman" w:cs="Times New Roman"/>
          <w:noProof/>
        </w:rPr>
        <w:t>(5865), 952–954. doi: 10.1126/science.1152355</w:t>
      </w:r>
    </w:p>
    <w:p w14:paraId="423E38E1"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Schmitz, O. J. (2009). Effects of predator functional diversity on grassland ecosystem function.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90</w:t>
      </w:r>
      <w:r w:rsidRPr="00D86047">
        <w:rPr>
          <w:rFonts w:ascii="Times New Roman" w:hAnsi="Times New Roman" w:cs="Times New Roman"/>
          <w:noProof/>
        </w:rPr>
        <w:t>(9), 2339–2345.</w:t>
      </w:r>
    </w:p>
    <w:p w14:paraId="6818E082"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Sheppard, S. K., &amp; Harwood, J. D. (2005). Advances in molecular ecology: Tracking trophic links through predator-prey food-webs. </w:t>
      </w:r>
      <w:r w:rsidRPr="00D86047">
        <w:rPr>
          <w:rFonts w:ascii="Times New Roman" w:hAnsi="Times New Roman" w:cs="Times New Roman"/>
          <w:i/>
          <w:iCs/>
          <w:noProof/>
        </w:rPr>
        <w:t>Functional Ecology</w:t>
      </w:r>
      <w:r w:rsidRPr="00D86047">
        <w:rPr>
          <w:rFonts w:ascii="Times New Roman" w:hAnsi="Times New Roman" w:cs="Times New Roman"/>
          <w:noProof/>
        </w:rPr>
        <w:t xml:space="preserve">, </w:t>
      </w:r>
      <w:r w:rsidRPr="00D86047">
        <w:rPr>
          <w:rFonts w:ascii="Times New Roman" w:hAnsi="Times New Roman" w:cs="Times New Roman"/>
          <w:i/>
          <w:iCs/>
          <w:noProof/>
        </w:rPr>
        <w:t>19</w:t>
      </w:r>
      <w:r w:rsidRPr="00D86047">
        <w:rPr>
          <w:rFonts w:ascii="Times New Roman" w:hAnsi="Times New Roman" w:cs="Times New Roman"/>
          <w:noProof/>
        </w:rPr>
        <w:t>(5), 751–762. doi: 10.1111/j.1365-2435.2005.01041.x</w:t>
      </w:r>
    </w:p>
    <w:p w14:paraId="1D69D41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Simberloff, D. S., &amp; Wilson, E. O. (1969). Experimental Zoogeography of Islands : The Colonization of Empty Islands.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50</w:t>
      </w:r>
      <w:r w:rsidRPr="00D86047">
        <w:rPr>
          <w:rFonts w:ascii="Times New Roman" w:hAnsi="Times New Roman" w:cs="Times New Roman"/>
          <w:noProof/>
        </w:rPr>
        <w:t>(2), 278–296.</w:t>
      </w:r>
    </w:p>
    <w:p w14:paraId="7FFA294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Sohlström, E. H., Marian, L., Barnes, A. D., Haneda, N. F., Scheu, S., Rall, B. C., … Jochum, M. (2018). Applying generalized allometric regressions to predict live body mass of tropical and temperate arthropods. </w:t>
      </w:r>
      <w:r w:rsidRPr="00D86047">
        <w:rPr>
          <w:rFonts w:ascii="Times New Roman" w:hAnsi="Times New Roman" w:cs="Times New Roman"/>
          <w:i/>
          <w:iCs/>
          <w:noProof/>
        </w:rPr>
        <w:t>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8</w:t>
      </w:r>
      <w:r w:rsidRPr="00D86047">
        <w:rPr>
          <w:rFonts w:ascii="Times New Roman" w:hAnsi="Times New Roman" w:cs="Times New Roman"/>
          <w:noProof/>
        </w:rPr>
        <w:t>(24), 12737–12749. doi: 10.1002/ece3.4702</w:t>
      </w:r>
    </w:p>
    <w:p w14:paraId="3B0F82F5"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Stork, N. E. (2018). How Many Species of Insects and Other Terrestrial Arthropods Are There on Earth? </w:t>
      </w:r>
      <w:r w:rsidRPr="00D86047">
        <w:rPr>
          <w:rFonts w:ascii="Times New Roman" w:hAnsi="Times New Roman" w:cs="Times New Roman"/>
          <w:i/>
          <w:iCs/>
          <w:noProof/>
        </w:rPr>
        <w:t>Annual Review of Entomology</w:t>
      </w:r>
      <w:r w:rsidRPr="00D86047">
        <w:rPr>
          <w:rFonts w:ascii="Times New Roman" w:hAnsi="Times New Roman" w:cs="Times New Roman"/>
          <w:noProof/>
        </w:rPr>
        <w:t xml:space="preserve">, </w:t>
      </w:r>
      <w:r w:rsidRPr="00D86047">
        <w:rPr>
          <w:rFonts w:ascii="Times New Roman" w:hAnsi="Times New Roman" w:cs="Times New Roman"/>
          <w:i/>
          <w:iCs/>
          <w:noProof/>
        </w:rPr>
        <w:t>63</w:t>
      </w:r>
      <w:r w:rsidRPr="00D86047">
        <w:rPr>
          <w:rFonts w:ascii="Times New Roman" w:hAnsi="Times New Roman" w:cs="Times New Roman"/>
          <w:noProof/>
        </w:rPr>
        <w:t>, 31–45. doi: 10.1146/annurev-ento-020117-043348</w:t>
      </w:r>
    </w:p>
    <w:p w14:paraId="5D1FC0F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Stouffer, D. B., Camacho, J., Guimera, R., Ng, C. A., &amp; Nunes Amaral, L. A. (2005). Quantitative patterns in the structure of model and empirical food webs. </w:t>
      </w:r>
      <w:r w:rsidRPr="00D86047">
        <w:rPr>
          <w:rFonts w:ascii="Times New Roman" w:hAnsi="Times New Roman" w:cs="Times New Roman"/>
          <w:i/>
          <w:iCs/>
          <w:noProof/>
        </w:rPr>
        <w:t>Ecology</w:t>
      </w:r>
      <w:r w:rsidRPr="00D86047">
        <w:rPr>
          <w:rFonts w:ascii="Times New Roman" w:hAnsi="Times New Roman" w:cs="Times New Roman"/>
          <w:noProof/>
        </w:rPr>
        <w:t xml:space="preserve">, </w:t>
      </w:r>
      <w:r w:rsidRPr="00D86047">
        <w:rPr>
          <w:rFonts w:ascii="Times New Roman" w:hAnsi="Times New Roman" w:cs="Times New Roman"/>
          <w:i/>
          <w:iCs/>
          <w:noProof/>
        </w:rPr>
        <w:t>86</w:t>
      </w:r>
      <w:r w:rsidRPr="00D86047">
        <w:rPr>
          <w:rFonts w:ascii="Times New Roman" w:hAnsi="Times New Roman" w:cs="Times New Roman"/>
          <w:noProof/>
        </w:rPr>
        <w:t>(5), 1301–1311.</w:t>
      </w:r>
    </w:p>
    <w:p w14:paraId="263A233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Su, G., Dudley, R., Pan, T., Zheng, M., Peng, L., &amp; Li, Q. (2020). Maximum aerodynamic force production by the wandering glider dragonfly (Pantala flavescens, Libellulidae). </w:t>
      </w:r>
      <w:r w:rsidRPr="00D86047">
        <w:rPr>
          <w:rFonts w:ascii="Times New Roman" w:hAnsi="Times New Roman" w:cs="Times New Roman"/>
          <w:i/>
          <w:iCs/>
          <w:noProof/>
        </w:rPr>
        <w:t>The Journal of Experimental Biology</w:t>
      </w:r>
      <w:r w:rsidRPr="00D86047">
        <w:rPr>
          <w:rFonts w:ascii="Times New Roman" w:hAnsi="Times New Roman" w:cs="Times New Roman"/>
          <w:noProof/>
        </w:rPr>
        <w:t xml:space="preserve">, </w:t>
      </w:r>
      <w:r w:rsidRPr="00D86047">
        <w:rPr>
          <w:rFonts w:ascii="Times New Roman" w:hAnsi="Times New Roman" w:cs="Times New Roman"/>
          <w:i/>
          <w:iCs/>
          <w:noProof/>
        </w:rPr>
        <w:t>223</w:t>
      </w:r>
      <w:r w:rsidRPr="00D86047">
        <w:rPr>
          <w:rFonts w:ascii="Times New Roman" w:hAnsi="Times New Roman" w:cs="Times New Roman"/>
          <w:noProof/>
        </w:rPr>
        <w:t>(May). doi: 10.1242/jeb.218552</w:t>
      </w:r>
    </w:p>
    <w:p w14:paraId="1F65AEE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Valiente-Banuet, A., Aizen, M. A., Alcántara, J. M., Arroyo, J., Cocucci, A., Galetti, M., … Zamora, R. (2015). Beyond species loss: The extinction of ecological interactions in a changing world. </w:t>
      </w:r>
      <w:r w:rsidRPr="00D86047">
        <w:rPr>
          <w:rFonts w:ascii="Times New Roman" w:hAnsi="Times New Roman" w:cs="Times New Roman"/>
          <w:i/>
          <w:iCs/>
          <w:noProof/>
        </w:rPr>
        <w:t>Functional Ecology</w:t>
      </w:r>
      <w:r w:rsidRPr="00D86047">
        <w:rPr>
          <w:rFonts w:ascii="Times New Roman" w:hAnsi="Times New Roman" w:cs="Times New Roman"/>
          <w:noProof/>
        </w:rPr>
        <w:t xml:space="preserve">, </w:t>
      </w:r>
      <w:r w:rsidRPr="00D86047">
        <w:rPr>
          <w:rFonts w:ascii="Times New Roman" w:hAnsi="Times New Roman" w:cs="Times New Roman"/>
          <w:i/>
          <w:iCs/>
          <w:noProof/>
        </w:rPr>
        <w:t>29</w:t>
      </w:r>
      <w:r w:rsidRPr="00D86047">
        <w:rPr>
          <w:rFonts w:ascii="Times New Roman" w:hAnsi="Times New Roman" w:cs="Times New Roman"/>
          <w:noProof/>
        </w:rPr>
        <w:t>(3), 299–307. doi: 10.1111/1365-2435.12356</w:t>
      </w:r>
    </w:p>
    <w:p w14:paraId="1AF3970E"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van der Valk, T., Vezzi, F., Ormestad, M., Dalén, L., &amp; Guschanski, K. (2020). Index hopping on the Illumina HiseqX platform and its consequences for ancient DNA studies. </w:t>
      </w:r>
      <w:r w:rsidRPr="00D86047">
        <w:rPr>
          <w:rFonts w:ascii="Times New Roman" w:hAnsi="Times New Roman" w:cs="Times New Roman"/>
          <w:i/>
          <w:iCs/>
          <w:noProof/>
        </w:rPr>
        <w:t>Molecular Ecology Resources</w:t>
      </w:r>
      <w:r w:rsidRPr="00D86047">
        <w:rPr>
          <w:rFonts w:ascii="Times New Roman" w:hAnsi="Times New Roman" w:cs="Times New Roman"/>
          <w:noProof/>
        </w:rPr>
        <w:t xml:space="preserve">, </w:t>
      </w:r>
      <w:r w:rsidRPr="00D86047">
        <w:rPr>
          <w:rFonts w:ascii="Times New Roman" w:hAnsi="Times New Roman" w:cs="Times New Roman"/>
          <w:i/>
          <w:iCs/>
          <w:noProof/>
        </w:rPr>
        <w:t>20</w:t>
      </w:r>
      <w:r w:rsidRPr="00D86047">
        <w:rPr>
          <w:rFonts w:ascii="Times New Roman" w:hAnsi="Times New Roman" w:cs="Times New Roman"/>
          <w:noProof/>
        </w:rPr>
        <w:t>(5), 1171–1181. doi: 10.1111/1755-0998.13009</w:t>
      </w:r>
    </w:p>
    <w:p w14:paraId="0DF6C456"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Wilson, E. E., &amp; Wolkovich, E. M. (2011). Scavenging: How carnivores and carrion structure communities. </w:t>
      </w:r>
      <w:r w:rsidRPr="00D86047">
        <w:rPr>
          <w:rFonts w:ascii="Times New Roman" w:hAnsi="Times New Roman" w:cs="Times New Roman"/>
          <w:i/>
          <w:iCs/>
          <w:noProof/>
        </w:rPr>
        <w:t>Trends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26</w:t>
      </w:r>
      <w:r w:rsidRPr="00D86047">
        <w:rPr>
          <w:rFonts w:ascii="Times New Roman" w:hAnsi="Times New Roman" w:cs="Times New Roman"/>
          <w:noProof/>
        </w:rPr>
        <w:t>(3), 129–135. doi: 10.1016/j.tree.2010.12.011</w:t>
      </w:r>
    </w:p>
    <w:p w14:paraId="4ED6DF53"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Woodward, G., Ebenman, B., Emmerson, M., Montoya, J. M., Olesen, J. M., Valido, A., &amp; </w:t>
      </w:r>
      <w:r w:rsidRPr="00D86047">
        <w:rPr>
          <w:rFonts w:ascii="Times New Roman" w:hAnsi="Times New Roman" w:cs="Times New Roman"/>
          <w:noProof/>
        </w:rPr>
        <w:lastRenderedPageBreak/>
        <w:t xml:space="preserve">Warren, P. H. (2005). Body size in ecological networks. </w:t>
      </w:r>
      <w:r w:rsidRPr="00D86047">
        <w:rPr>
          <w:rFonts w:ascii="Times New Roman" w:hAnsi="Times New Roman" w:cs="Times New Roman"/>
          <w:i/>
          <w:iCs/>
          <w:noProof/>
        </w:rPr>
        <w:t>Trends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20</w:t>
      </w:r>
      <w:r w:rsidRPr="00D86047">
        <w:rPr>
          <w:rFonts w:ascii="Times New Roman" w:hAnsi="Times New Roman" w:cs="Times New Roman"/>
          <w:noProof/>
        </w:rPr>
        <w:t>(7), 402–409. doi: 10.1016/j.tree.2005.04.005</w:t>
      </w:r>
    </w:p>
    <w:p w14:paraId="244242F4"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Yaninek, J. S., &amp; Gnanvossou, D. (1993). Fresh and dry wei ghts of Mononychellus tanajoa (Acari: Tetranychidae): A functional description of biomass accumulation. </w:t>
      </w:r>
      <w:r w:rsidRPr="00D86047">
        <w:rPr>
          <w:rFonts w:ascii="Times New Roman" w:hAnsi="Times New Roman" w:cs="Times New Roman"/>
          <w:i/>
          <w:iCs/>
          <w:noProof/>
        </w:rPr>
        <w:t>Experimental and Applied Acarology</w:t>
      </w:r>
      <w:r w:rsidRPr="00D86047">
        <w:rPr>
          <w:rFonts w:ascii="Times New Roman" w:hAnsi="Times New Roman" w:cs="Times New Roman"/>
          <w:noProof/>
        </w:rPr>
        <w:t xml:space="preserve">, </w:t>
      </w:r>
      <w:r w:rsidRPr="00D86047">
        <w:rPr>
          <w:rFonts w:ascii="Times New Roman" w:hAnsi="Times New Roman" w:cs="Times New Roman"/>
          <w:i/>
          <w:iCs/>
          <w:noProof/>
        </w:rPr>
        <w:t>17</w:t>
      </w:r>
      <w:r w:rsidRPr="00D86047">
        <w:rPr>
          <w:rFonts w:ascii="Times New Roman" w:hAnsi="Times New Roman" w:cs="Times New Roman"/>
          <w:noProof/>
        </w:rPr>
        <w:t>(10), 775–779. doi: 10.1007/BF00051836</w:t>
      </w:r>
    </w:p>
    <w:p w14:paraId="1D0F4F47" w14:textId="77777777" w:rsidR="00D86047" w:rsidRPr="00D86047" w:rsidRDefault="00D86047" w:rsidP="00D86047">
      <w:pPr>
        <w:widowControl w:val="0"/>
        <w:autoSpaceDE w:val="0"/>
        <w:autoSpaceDN w:val="0"/>
        <w:adjustRightInd w:val="0"/>
        <w:ind w:left="480" w:hanging="480"/>
        <w:rPr>
          <w:rFonts w:ascii="Times New Roman" w:hAnsi="Times New Roman" w:cs="Times New Roman"/>
          <w:noProof/>
        </w:rPr>
      </w:pPr>
      <w:r w:rsidRPr="00D86047">
        <w:rPr>
          <w:rFonts w:ascii="Times New Roman" w:hAnsi="Times New Roman" w:cs="Times New Roman"/>
          <w:noProof/>
        </w:rPr>
        <w:t xml:space="preserve">Yu, D. W., Ji, Y., Emerson, B. C., Wang, X., Ye, C., Yang, C., &amp; Ding, Z. (2012). Biodiversity soup: Metabarcoding of arthropods for rapid biodiversity assessment and biomonitoring. </w:t>
      </w:r>
      <w:r w:rsidRPr="00D86047">
        <w:rPr>
          <w:rFonts w:ascii="Times New Roman" w:hAnsi="Times New Roman" w:cs="Times New Roman"/>
          <w:i/>
          <w:iCs/>
          <w:noProof/>
        </w:rPr>
        <w:t>Methods in Ecology and Evolution</w:t>
      </w:r>
      <w:r w:rsidRPr="00D86047">
        <w:rPr>
          <w:rFonts w:ascii="Times New Roman" w:hAnsi="Times New Roman" w:cs="Times New Roman"/>
          <w:noProof/>
        </w:rPr>
        <w:t xml:space="preserve">, </w:t>
      </w:r>
      <w:r w:rsidRPr="00D86047">
        <w:rPr>
          <w:rFonts w:ascii="Times New Roman" w:hAnsi="Times New Roman" w:cs="Times New Roman"/>
          <w:i/>
          <w:iCs/>
          <w:noProof/>
        </w:rPr>
        <w:t>3</w:t>
      </w:r>
      <w:r w:rsidRPr="00D86047">
        <w:rPr>
          <w:rFonts w:ascii="Times New Roman" w:hAnsi="Times New Roman" w:cs="Times New Roman"/>
          <w:noProof/>
        </w:rPr>
        <w:t>(4), 613–623. doi: 10.1111/j.2041-210X.2012.00198.x</w:t>
      </w:r>
    </w:p>
    <w:p w14:paraId="09B3EFAC" w14:textId="6F6118F4" w:rsidR="00DE3441" w:rsidRDefault="0030417C" w:rsidP="00D86047">
      <w:pPr>
        <w:widowControl w:val="0"/>
        <w:autoSpaceDE w:val="0"/>
        <w:autoSpaceDN w:val="0"/>
        <w:adjustRightInd w:val="0"/>
        <w:ind w:left="640" w:hanging="640"/>
        <w:rPr>
          <w:rFonts w:ascii="Times New Roman" w:hAnsi="Times New Roman" w:cs="Times New Roman"/>
          <w:b/>
          <w:bCs/>
        </w:rPr>
      </w:pPr>
      <w:r>
        <w:rPr>
          <w:rFonts w:ascii="Times New Roman" w:hAnsi="Times New Roman" w:cs="Times New Roman"/>
          <w:b/>
          <w:bCs/>
        </w:rPr>
        <w:fldChar w:fldCharType="end"/>
      </w: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6289E28B" w:rsidR="003E2AB0" w:rsidRDefault="007F4BA7" w:rsidP="003F3823">
      <w:pPr>
        <w:rPr>
          <w:rFonts w:ascii="Times New Roman" w:hAnsi="Times New Roman" w:cs="Times New Roman"/>
          <w:b/>
          <w:bCs/>
        </w:rPr>
      </w:pPr>
      <w:r>
        <w:rPr>
          <w:rFonts w:ascii="Times New Roman" w:hAnsi="Times New Roman" w:cs="Times New Roman"/>
          <w:b/>
          <w:bCs/>
          <w:noProof/>
        </w:rPr>
        <w:drawing>
          <wp:inline distT="0" distB="0" distL="0" distR="0" wp14:anchorId="5EC4E94D" wp14:editId="55C8A144">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52F65C" w14:textId="4AEC8891"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Predator size distributions</w:t>
      </w:r>
      <w:r w:rsidR="00801AC4">
        <w:rPr>
          <w:rFonts w:ascii="Times New Roman" w:hAnsi="Times New Roman" w:cs="Times New Roman"/>
        </w:rPr>
        <w:t xml:space="preserve"> of predator individuals</w:t>
      </w:r>
      <w:r>
        <w:rPr>
          <w:rFonts w:ascii="Times New Roman" w:hAnsi="Times New Roman" w:cs="Times New Roman"/>
        </w:rPr>
        <w:t xml:space="preserve">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w:t>
      </w:r>
      <w:r w:rsidR="00681B4B">
        <w:rPr>
          <w:rFonts w:ascii="Times New Roman" w:hAnsi="Times New Roman" w:cs="Times New Roman"/>
        </w:rPr>
        <w:t xml:space="preserve">mg (the </w:t>
      </w:r>
      <w:proofErr w:type="spellStart"/>
      <w:r w:rsidR="00681B4B">
        <w:rPr>
          <w:rFonts w:ascii="Times New Roman" w:hAnsi="Times New Roman" w:cs="Times New Roman"/>
        </w:rPr>
        <w:t>Oonopidae</w:t>
      </w:r>
      <w:proofErr w:type="spellEnd"/>
      <w:r w:rsidR="00681B4B">
        <w:rPr>
          <w:rFonts w:ascii="Times New Roman" w:hAnsi="Times New Roman" w:cs="Times New Roman"/>
        </w:rPr>
        <w:t xml:space="preserve"> species) </w:t>
      </w:r>
      <w:r w:rsidR="00DC5A83">
        <w:rPr>
          <w:rFonts w:ascii="Times New Roman" w:hAnsi="Times New Roman" w:cs="Times New Roman"/>
        </w:rPr>
        <w:t>to 9.3x10</w:t>
      </w:r>
      <w:r w:rsidR="00DC5A83" w:rsidRPr="00DC5A83">
        <w:rPr>
          <w:rFonts w:ascii="Times New Roman" w:hAnsi="Times New Roman" w:cs="Times New Roman"/>
          <w:vertAlign w:val="superscript"/>
        </w:rPr>
        <w:t>2</w:t>
      </w:r>
      <w:r>
        <w:rPr>
          <w:rFonts w:ascii="Times New Roman" w:hAnsi="Times New Roman" w:cs="Times New Roman"/>
        </w:rPr>
        <w:t xml:space="preserve"> mg </w:t>
      </w:r>
      <w:r w:rsidR="00681B4B">
        <w:rPr>
          <w:rFonts w:ascii="Times New Roman" w:hAnsi="Times New Roman" w:cs="Times New Roman"/>
        </w:rPr>
        <w:t>(</w:t>
      </w:r>
      <w:r w:rsidR="00681B4B" w:rsidRPr="00736174">
        <w:rPr>
          <w:rFonts w:ascii="Times New Roman" w:hAnsi="Times New Roman" w:cs="Times New Roman"/>
          <w:i/>
          <w:iCs/>
        </w:rPr>
        <w:t xml:space="preserve">H. </w:t>
      </w:r>
      <w:proofErr w:type="spellStart"/>
      <w:r w:rsidR="00681B4B" w:rsidRPr="00736174">
        <w:rPr>
          <w:rFonts w:ascii="Times New Roman" w:hAnsi="Times New Roman" w:cs="Times New Roman"/>
          <w:i/>
          <w:iCs/>
        </w:rPr>
        <w:t>venatoria</w:t>
      </w:r>
      <w:proofErr w:type="spellEnd"/>
      <w:r w:rsidR="00681B4B">
        <w:rPr>
          <w:rFonts w:ascii="Times New Roman" w:hAnsi="Times New Roman" w:cs="Times New Roman"/>
        </w:rPr>
        <w:t xml:space="preserve">) </w:t>
      </w:r>
      <w:r>
        <w:rPr>
          <w:rFonts w:ascii="Times New Roman" w:hAnsi="Times New Roman" w:cs="Times New Roman"/>
        </w:rPr>
        <w:t>in wet weight</w:t>
      </w:r>
      <w:r w:rsidR="00681B4B">
        <w:rPr>
          <w:rFonts w:ascii="Times New Roman" w:hAnsi="Times New Roman" w:cs="Times New Roman"/>
        </w:rPr>
        <w:t>. T</w:t>
      </w:r>
      <w:r>
        <w:rPr>
          <w:rFonts w:ascii="Times New Roman" w:hAnsi="Times New Roman" w:cs="Times New Roman"/>
        </w:rPr>
        <w:t xml:space="preserve">he </w:t>
      </w:r>
      <w:r w:rsidR="00DC5A83">
        <w:rPr>
          <w:rFonts w:ascii="Times New Roman" w:hAnsi="Times New Roman" w:cs="Times New Roman"/>
        </w:rPr>
        <w:t>facets in this figure have been ordered by increasing predator species mean size</w:t>
      </w:r>
      <w:r w:rsidRPr="00E95841">
        <w:rPr>
          <w:rFonts w:ascii="Times New Roman" w:hAnsi="Times New Roman" w:cs="Times New Roman"/>
          <w:highlight w:val="yellow"/>
          <w:rPrChange w:id="15" w:author="Rodolfo Dirzo" w:date="2021-03-14T20:06:00Z">
            <w:rPr>
              <w:rFonts w:ascii="Times New Roman" w:hAnsi="Times New Roman" w:cs="Times New Roman"/>
            </w:rPr>
          </w:rPrChange>
        </w:rPr>
        <w:t xml:space="preserve">. </w:t>
      </w:r>
      <w:ins w:id="16" w:author="Rodolfo Dirzo" w:date="2021-03-14T20:06:00Z">
        <w:r w:rsidR="00E95841" w:rsidRPr="00E95841">
          <w:rPr>
            <w:rFonts w:ascii="Times New Roman" w:hAnsi="Times New Roman" w:cs="Times New Roman"/>
            <w:highlight w:val="yellow"/>
            <w:rPrChange w:id="17" w:author="Rodolfo Dirzo" w:date="2021-03-14T20:06:00Z">
              <w:rPr>
                <w:rFonts w:ascii="Times New Roman" w:hAnsi="Times New Roman" w:cs="Times New Roman"/>
              </w:rPr>
            </w:rPrChange>
          </w:rPr>
          <w:t>[</w:t>
        </w:r>
      </w:ins>
      <w:ins w:id="18" w:author="Rodolfo Dirzo" w:date="2021-03-14T19:43:00Z">
        <w:r w:rsidR="00681B4B" w:rsidRPr="00E95841">
          <w:rPr>
            <w:rFonts w:ascii="Times New Roman" w:hAnsi="Times New Roman" w:cs="Times New Roman"/>
            <w:highlight w:val="yellow"/>
            <w:rPrChange w:id="19" w:author="Rodolfo Dirzo" w:date="2021-03-14T20:06:00Z">
              <w:rPr>
                <w:rFonts w:ascii="Times New Roman" w:hAnsi="Times New Roman" w:cs="Times New Roman"/>
              </w:rPr>
            </w:rPrChange>
          </w:rPr>
          <w:t xml:space="preserve">Q: is </w:t>
        </w:r>
        <w:proofErr w:type="spellStart"/>
        <w:r w:rsidR="00681B4B" w:rsidRPr="00E95841">
          <w:rPr>
            <w:rFonts w:ascii="Times New Roman" w:hAnsi="Times New Roman" w:cs="Times New Roman"/>
            <w:highlight w:val="yellow"/>
            <w:rPrChange w:id="20" w:author="Rodolfo Dirzo" w:date="2021-03-14T20:06:00Z">
              <w:rPr>
                <w:rFonts w:ascii="Times New Roman" w:hAnsi="Times New Roman" w:cs="Times New Roman"/>
              </w:rPr>
            </w:rPrChange>
          </w:rPr>
          <w:t>Geophilomorpha</w:t>
        </w:r>
        <w:proofErr w:type="spellEnd"/>
        <w:r w:rsidR="00681B4B" w:rsidRPr="00E95841">
          <w:rPr>
            <w:rFonts w:ascii="Times New Roman" w:hAnsi="Times New Roman" w:cs="Times New Roman"/>
            <w:highlight w:val="yellow"/>
            <w:rPrChange w:id="21" w:author="Rodolfo Dirzo" w:date="2021-03-14T20:06:00Z">
              <w:rPr>
                <w:rFonts w:ascii="Times New Roman" w:hAnsi="Times New Roman" w:cs="Times New Roman"/>
              </w:rPr>
            </w:rPrChange>
          </w:rPr>
          <w:t xml:space="preserve"> a genus </w:t>
        </w:r>
      </w:ins>
      <w:ins w:id="22" w:author="Rodolfo Dirzo" w:date="2021-03-14T20:14:00Z">
        <w:r w:rsidR="00E95841">
          <w:rPr>
            <w:rFonts w:ascii="Times New Roman" w:hAnsi="Times New Roman" w:cs="Times New Roman"/>
            <w:highlight w:val="yellow"/>
          </w:rPr>
          <w:t>name</w:t>
        </w:r>
      </w:ins>
      <w:ins w:id="23" w:author="Rodolfo Dirzo" w:date="2021-03-14T19:43:00Z">
        <w:r w:rsidR="00681B4B" w:rsidRPr="00E95841">
          <w:rPr>
            <w:rFonts w:ascii="Times New Roman" w:hAnsi="Times New Roman" w:cs="Times New Roman"/>
            <w:highlight w:val="yellow"/>
            <w:rPrChange w:id="24" w:author="Rodolfo Dirzo" w:date="2021-03-14T20:06:00Z">
              <w:rPr>
                <w:rFonts w:ascii="Times New Roman" w:hAnsi="Times New Roman" w:cs="Times New Roman"/>
              </w:rPr>
            </w:rPrChange>
          </w:rPr>
          <w:t>?</w:t>
        </w:r>
      </w:ins>
      <w:ins w:id="25" w:author="Rodolfo Dirzo" w:date="2021-03-14T20:06:00Z">
        <w:r w:rsidR="00E95841" w:rsidRPr="00E95841">
          <w:rPr>
            <w:rFonts w:ascii="Times New Roman" w:hAnsi="Times New Roman" w:cs="Times New Roman"/>
            <w:highlight w:val="yellow"/>
            <w:rPrChange w:id="26" w:author="Rodolfo Dirzo" w:date="2021-03-14T20:06:00Z">
              <w:rPr>
                <w:rFonts w:ascii="Times New Roman" w:hAnsi="Times New Roman" w:cs="Times New Roman"/>
              </w:rPr>
            </w:rPrChange>
          </w:rPr>
          <w:t>]</w:t>
        </w:r>
      </w:ins>
      <w:ins w:id="27" w:author="Rodolfo Dirzo" w:date="2021-03-14T19:43:00Z">
        <w:r w:rsidR="00681B4B" w:rsidRPr="00E95841">
          <w:rPr>
            <w:rFonts w:ascii="Times New Roman" w:hAnsi="Times New Roman" w:cs="Times New Roman"/>
            <w:highlight w:val="yellow"/>
            <w:rPrChange w:id="28" w:author="Rodolfo Dirzo" w:date="2021-03-14T20:06:00Z">
              <w:rPr>
                <w:rFonts w:ascii="Times New Roman" w:hAnsi="Times New Roman" w:cs="Times New Roman"/>
              </w:rPr>
            </w:rPrChange>
          </w:rPr>
          <w:t xml:space="preserve"> (If so, italicize</w:t>
        </w:r>
      </w:ins>
      <w:ins w:id="29" w:author="Rodolfo Dirzo" w:date="2021-03-14T20:14:00Z">
        <w:r w:rsidR="00E95841">
          <w:rPr>
            <w:rFonts w:ascii="Times New Roman" w:hAnsi="Times New Roman" w:cs="Times New Roman"/>
            <w:highlight w:val="yellow"/>
          </w:rPr>
          <w:t xml:space="preserve"> please</w:t>
        </w:r>
      </w:ins>
      <w:ins w:id="30" w:author="Rodolfo Dirzo" w:date="2021-03-14T19:43:00Z">
        <w:r w:rsidR="00681B4B" w:rsidRPr="00E95841">
          <w:rPr>
            <w:rFonts w:ascii="Times New Roman" w:hAnsi="Times New Roman" w:cs="Times New Roman"/>
            <w:highlight w:val="yellow"/>
            <w:rPrChange w:id="31" w:author="Rodolfo Dirzo" w:date="2021-03-14T20:06:00Z">
              <w:rPr>
                <w:rFonts w:ascii="Times New Roman" w:hAnsi="Times New Roman" w:cs="Times New Roman"/>
              </w:rPr>
            </w:rPrChange>
          </w:rPr>
          <w:t>?)</w:t>
        </w:r>
      </w:ins>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1F2FE2ED" w:rsidR="00DC5A83" w:rsidRDefault="00DC5A83" w:rsidP="003F3823">
      <w:pPr>
        <w:rPr>
          <w:rFonts w:ascii="Times New Roman" w:hAnsi="Times New Roman" w:cs="Times New Roman"/>
        </w:rPr>
      </w:pPr>
    </w:p>
    <w:p w14:paraId="0B21668F" w14:textId="1B6821DE" w:rsidR="003D09F8" w:rsidRDefault="003D09F8" w:rsidP="003F3823">
      <w:pPr>
        <w:rPr>
          <w:rFonts w:ascii="Times New Roman" w:hAnsi="Times New Roman" w:cs="Times New Roman"/>
        </w:rPr>
      </w:pPr>
    </w:p>
    <w:p w14:paraId="04E7F1AE" w14:textId="512F643F" w:rsidR="003D09F8" w:rsidRDefault="003D09F8" w:rsidP="003F3823">
      <w:pPr>
        <w:rPr>
          <w:rFonts w:ascii="Times New Roman" w:hAnsi="Times New Roman" w:cs="Times New Roman"/>
        </w:rPr>
      </w:pPr>
    </w:p>
    <w:p w14:paraId="22259C08" w14:textId="17DF9BE7" w:rsidR="003D09F8" w:rsidRDefault="003D09F8" w:rsidP="003F3823">
      <w:pPr>
        <w:rPr>
          <w:rFonts w:ascii="Times New Roman" w:hAnsi="Times New Roman" w:cs="Times New Roman"/>
        </w:rPr>
      </w:pPr>
    </w:p>
    <w:p w14:paraId="786C9AD9" w14:textId="797D5DEE" w:rsidR="003D09F8" w:rsidRDefault="003D09F8" w:rsidP="003F3823">
      <w:pPr>
        <w:rPr>
          <w:rFonts w:ascii="Times New Roman" w:hAnsi="Times New Roman" w:cs="Times New Roman"/>
        </w:rPr>
      </w:pPr>
    </w:p>
    <w:p w14:paraId="59897144" w14:textId="08CB16A6" w:rsidR="003D09F8" w:rsidRDefault="003D09F8" w:rsidP="003F3823">
      <w:pPr>
        <w:rPr>
          <w:rFonts w:ascii="Times New Roman" w:hAnsi="Times New Roman" w:cs="Times New Roman"/>
        </w:rPr>
      </w:pPr>
    </w:p>
    <w:p w14:paraId="723082B8" w14:textId="77777777" w:rsidR="003D09F8" w:rsidRDefault="003D09F8"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370D15BF"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8AFF819" w:rsidR="0073338A" w:rsidRDefault="0073338A" w:rsidP="003F3823">
      <w:pPr>
        <w:rPr>
          <w:rFonts w:ascii="Times New Roman" w:hAnsi="Times New Roman" w:cs="Times New Roman"/>
        </w:rPr>
      </w:pPr>
    </w:p>
    <w:p w14:paraId="13A83636" w14:textId="23411F7C" w:rsidR="00DE3441" w:rsidRDefault="00AB6FD8" w:rsidP="003F3823">
      <w:pPr>
        <w:rPr>
          <w:rFonts w:ascii="Times New Roman" w:hAnsi="Times New Roman" w:cs="Times New Roman"/>
        </w:rPr>
      </w:pPr>
      <w:r>
        <w:rPr>
          <w:rFonts w:ascii="Times New Roman" w:hAnsi="Times New Roman" w:cs="Times New Roman"/>
          <w:noProof/>
        </w:rPr>
        <w:drawing>
          <wp:inline distT="0" distB="0" distL="0" distR="0" wp14:anchorId="1461A813" wp14:editId="243AB430">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57D1D14" w14:textId="5D31E4B2" w:rsidR="00B66A52" w:rsidRDefault="003D09F8" w:rsidP="00801AC4">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While the predator species in this study skew toward the larger side of the size spectrum of the Palmyra community (dark grey: predator species, light grey: community), the prey species detected in DNA data (medium grey) represent species across much of the range of the community size spectrum. </w:t>
      </w:r>
    </w:p>
    <w:p w14:paraId="5E0F03A3" w14:textId="010B6148" w:rsidR="003D09F8" w:rsidRDefault="003D09F8" w:rsidP="003F3823">
      <w:pPr>
        <w:rPr>
          <w:rFonts w:ascii="Times New Roman" w:hAnsi="Times New Roman" w:cs="Times New Roman"/>
        </w:rPr>
      </w:pPr>
    </w:p>
    <w:p w14:paraId="2C9FAB33" w14:textId="0477852B" w:rsidR="003D09F8" w:rsidRDefault="003D09F8" w:rsidP="003F3823">
      <w:pPr>
        <w:rPr>
          <w:rFonts w:ascii="Times New Roman" w:hAnsi="Times New Roman" w:cs="Times New Roman"/>
        </w:rPr>
      </w:pPr>
    </w:p>
    <w:p w14:paraId="783C8617" w14:textId="44F12325" w:rsidR="003D09F8" w:rsidRDefault="003D09F8" w:rsidP="003F3823">
      <w:pPr>
        <w:rPr>
          <w:rFonts w:ascii="Times New Roman" w:hAnsi="Times New Roman" w:cs="Times New Roman"/>
        </w:rPr>
      </w:pPr>
    </w:p>
    <w:p w14:paraId="71DE0B32" w14:textId="6E606550" w:rsidR="003D09F8" w:rsidRDefault="003D09F8" w:rsidP="003F3823">
      <w:pPr>
        <w:rPr>
          <w:rFonts w:ascii="Times New Roman" w:hAnsi="Times New Roman" w:cs="Times New Roman"/>
        </w:rPr>
      </w:pPr>
    </w:p>
    <w:p w14:paraId="031B9A7D" w14:textId="55025A97" w:rsidR="003D09F8" w:rsidRDefault="003D09F8" w:rsidP="003F3823">
      <w:pPr>
        <w:rPr>
          <w:rFonts w:ascii="Times New Roman" w:hAnsi="Times New Roman" w:cs="Times New Roman"/>
        </w:rPr>
      </w:pPr>
    </w:p>
    <w:p w14:paraId="565A4100" w14:textId="5F7C8E4A" w:rsidR="003D09F8" w:rsidRDefault="003D09F8" w:rsidP="003F3823">
      <w:pPr>
        <w:rPr>
          <w:rFonts w:ascii="Times New Roman" w:hAnsi="Times New Roman" w:cs="Times New Roman"/>
        </w:rPr>
      </w:pPr>
    </w:p>
    <w:p w14:paraId="486B9F4C" w14:textId="63CB0E75" w:rsidR="003D09F8" w:rsidRDefault="003D09F8" w:rsidP="003F3823">
      <w:pPr>
        <w:rPr>
          <w:rFonts w:ascii="Times New Roman" w:hAnsi="Times New Roman" w:cs="Times New Roman"/>
        </w:rPr>
      </w:pPr>
    </w:p>
    <w:p w14:paraId="7FF69543" w14:textId="31C927B9" w:rsidR="003D09F8" w:rsidRDefault="003D09F8" w:rsidP="003F3823">
      <w:pPr>
        <w:rPr>
          <w:rFonts w:ascii="Times New Roman" w:hAnsi="Times New Roman" w:cs="Times New Roman"/>
        </w:rPr>
      </w:pPr>
    </w:p>
    <w:p w14:paraId="0D05ABC4" w14:textId="2D9B4397" w:rsidR="003D09F8" w:rsidRDefault="003D09F8" w:rsidP="003F3823">
      <w:pPr>
        <w:rPr>
          <w:rFonts w:ascii="Times New Roman" w:hAnsi="Times New Roman" w:cs="Times New Roman"/>
        </w:rPr>
      </w:pPr>
    </w:p>
    <w:p w14:paraId="387CB2FA" w14:textId="22EAE05D" w:rsidR="003D09F8" w:rsidRDefault="003D09F8" w:rsidP="003F3823">
      <w:pPr>
        <w:rPr>
          <w:rFonts w:ascii="Times New Roman" w:hAnsi="Times New Roman" w:cs="Times New Roman"/>
        </w:rPr>
      </w:pPr>
    </w:p>
    <w:p w14:paraId="27AE0476" w14:textId="59EDF0F1" w:rsidR="003D09F8" w:rsidRDefault="003D09F8" w:rsidP="003F3823">
      <w:pPr>
        <w:rPr>
          <w:rFonts w:ascii="Times New Roman" w:hAnsi="Times New Roman" w:cs="Times New Roman"/>
        </w:rPr>
      </w:pPr>
    </w:p>
    <w:p w14:paraId="184131BC" w14:textId="181DA728" w:rsidR="003D09F8" w:rsidRDefault="003D09F8" w:rsidP="003F3823">
      <w:pPr>
        <w:rPr>
          <w:rFonts w:ascii="Times New Roman" w:hAnsi="Times New Roman" w:cs="Times New Roman"/>
        </w:rPr>
      </w:pPr>
    </w:p>
    <w:p w14:paraId="44A2634D" w14:textId="24C85C89" w:rsidR="003D09F8" w:rsidRDefault="003D09F8" w:rsidP="003F3823">
      <w:pPr>
        <w:rPr>
          <w:rFonts w:ascii="Times New Roman" w:hAnsi="Times New Roman" w:cs="Times New Roman"/>
        </w:rPr>
      </w:pPr>
    </w:p>
    <w:p w14:paraId="3592CC43" w14:textId="5BB2EDAC" w:rsidR="003D09F8" w:rsidRDefault="003D09F8" w:rsidP="003F3823">
      <w:pPr>
        <w:rPr>
          <w:rFonts w:ascii="Times New Roman" w:hAnsi="Times New Roman" w:cs="Times New Roman"/>
        </w:rPr>
      </w:pPr>
    </w:p>
    <w:p w14:paraId="7A54B653" w14:textId="1EE37C00" w:rsidR="003D09F8" w:rsidRDefault="003D09F8" w:rsidP="003F3823">
      <w:pPr>
        <w:rPr>
          <w:rFonts w:ascii="Times New Roman" w:hAnsi="Times New Roman" w:cs="Times New Roman"/>
        </w:rPr>
      </w:pPr>
    </w:p>
    <w:p w14:paraId="1818CA91" w14:textId="32CF39E9" w:rsidR="003D09F8" w:rsidRDefault="003D09F8" w:rsidP="003F3823">
      <w:pPr>
        <w:rPr>
          <w:rFonts w:ascii="Times New Roman" w:hAnsi="Times New Roman" w:cs="Times New Roman"/>
        </w:rPr>
      </w:pPr>
      <w:r>
        <w:rPr>
          <w:rFonts w:ascii="Times New Roman" w:hAnsi="Times New Roman" w:cs="Times New Roman"/>
          <w:noProof/>
        </w:rPr>
        <w:drawing>
          <wp:inline distT="0" distB="0" distL="0" distR="0" wp14:anchorId="52ED7F1A" wp14:editId="6448FA3A">
            <wp:extent cx="5943600" cy="571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5715635"/>
                    </a:xfrm>
                    <a:prstGeom prst="rect">
                      <a:avLst/>
                    </a:prstGeom>
                  </pic:spPr>
                </pic:pic>
              </a:graphicData>
            </a:graphic>
          </wp:inline>
        </w:drawing>
      </w:r>
    </w:p>
    <w:p w14:paraId="7F3258ED" w14:textId="498A78A1" w:rsidR="003D09F8" w:rsidRDefault="003D09F8" w:rsidP="003F3823">
      <w:pPr>
        <w:rPr>
          <w:rFonts w:ascii="Times New Roman" w:hAnsi="Times New Roman" w:cs="Times New Roman"/>
        </w:rPr>
      </w:pPr>
    </w:p>
    <w:p w14:paraId="41664AF3" w14:textId="0C562BF7" w:rsidR="003D09F8" w:rsidRDefault="003D09F8" w:rsidP="003F3823">
      <w:pPr>
        <w:rPr>
          <w:rFonts w:ascii="Times New Roman" w:hAnsi="Times New Roman" w:cs="Times New Roman"/>
        </w:rPr>
      </w:pPr>
    </w:p>
    <w:p w14:paraId="60E1547B" w14:textId="6FCB9810" w:rsidR="003D09F8" w:rsidRDefault="003D09F8" w:rsidP="003F3823">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Prey community (right bars) detected in the DNA of predator samples (left bars). The width of the predator bars </w:t>
      </w:r>
      <w:proofErr w:type="gramStart"/>
      <w:r w:rsidR="00801AC4">
        <w:rPr>
          <w:rFonts w:ascii="Times New Roman" w:hAnsi="Times New Roman" w:cs="Times New Roman"/>
        </w:rPr>
        <w:t>vary</w:t>
      </w:r>
      <w:proofErr w:type="gramEnd"/>
      <w:r w:rsidR="00801AC4">
        <w:rPr>
          <w:rFonts w:ascii="Times New Roman" w:hAnsi="Times New Roman" w:cs="Times New Roman"/>
        </w:rPr>
        <w:t xml:space="preserve"> due to sample size, the width of the line (interaction) connecting each predator to each prey represents the frequency of that prey item in that predator species sample, and the width of the prey bar corresponds to the number of times that prey item occurs in any predator’s diet. Prey items correspond to 55 families of 16 families of arthropods, including arachnids, collembola, and insects. </w:t>
      </w:r>
    </w:p>
    <w:p w14:paraId="359DDA01" w14:textId="03C11DFA" w:rsidR="003D09F8" w:rsidRDefault="003D09F8" w:rsidP="003F3823">
      <w:pPr>
        <w:rPr>
          <w:rFonts w:ascii="Times New Roman" w:hAnsi="Times New Roman" w:cs="Times New Roman"/>
        </w:rPr>
      </w:pPr>
    </w:p>
    <w:p w14:paraId="22A7A97C" w14:textId="151DAD3A" w:rsidR="003D09F8" w:rsidRDefault="003D09F8" w:rsidP="003F3823">
      <w:pPr>
        <w:rPr>
          <w:rFonts w:ascii="Times New Roman" w:hAnsi="Times New Roman" w:cs="Times New Roman"/>
        </w:rPr>
      </w:pPr>
    </w:p>
    <w:p w14:paraId="2E8B3FDF" w14:textId="2F1E1186" w:rsidR="003D09F8" w:rsidRDefault="003D09F8" w:rsidP="003F3823">
      <w:pPr>
        <w:rPr>
          <w:rFonts w:ascii="Times New Roman" w:hAnsi="Times New Roman" w:cs="Times New Roman"/>
        </w:rPr>
      </w:pPr>
    </w:p>
    <w:p w14:paraId="1533314C" w14:textId="67F6F1A5" w:rsidR="003D09F8" w:rsidRDefault="003D09F8" w:rsidP="003F3823">
      <w:pPr>
        <w:rPr>
          <w:rFonts w:ascii="Times New Roman" w:hAnsi="Times New Roman" w:cs="Times New Roman"/>
        </w:rPr>
      </w:pPr>
    </w:p>
    <w:p w14:paraId="07A13A43" w14:textId="4F44BE5B" w:rsidR="003D09F8" w:rsidRDefault="003D09F8" w:rsidP="003F3823">
      <w:pPr>
        <w:rPr>
          <w:rFonts w:ascii="Times New Roman" w:hAnsi="Times New Roman" w:cs="Times New Roman"/>
        </w:rPr>
      </w:pPr>
    </w:p>
    <w:p w14:paraId="1B4794BC" w14:textId="77777777" w:rsidR="003D09F8" w:rsidRDefault="003D09F8" w:rsidP="003F3823">
      <w:pPr>
        <w:rPr>
          <w:rFonts w:ascii="Times New Roman" w:hAnsi="Times New Roman" w:cs="Times New Roman"/>
        </w:rPr>
      </w:pPr>
    </w:p>
    <w:p w14:paraId="7EACC970" w14:textId="1DB6C5AC" w:rsidR="00B66A52" w:rsidRDefault="00B66A52" w:rsidP="003F3823">
      <w:pPr>
        <w:rPr>
          <w:rFonts w:ascii="Times New Roman" w:hAnsi="Times New Roman" w:cs="Times New Roman"/>
        </w:rPr>
      </w:pPr>
      <w:r>
        <w:rPr>
          <w:rFonts w:ascii="Times New Roman" w:hAnsi="Times New Roman" w:cs="Times New Roman"/>
          <w:noProof/>
        </w:rPr>
        <w:drawing>
          <wp:inline distT="0" distB="0" distL="0" distR="0" wp14:anchorId="07CA2A5C" wp14:editId="09B0BB2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5807BC5A" w14:textId="6C836C87" w:rsidR="00DE3441" w:rsidRDefault="00DE3441" w:rsidP="003F3823">
      <w:pPr>
        <w:rPr>
          <w:rFonts w:ascii="Times New Roman" w:hAnsi="Times New Roman" w:cs="Times New Roman"/>
        </w:rPr>
      </w:pPr>
      <w:r>
        <w:rPr>
          <w:rFonts w:ascii="Times New Roman" w:hAnsi="Times New Roman" w:cs="Times New Roman"/>
        </w:rPr>
        <w:t>Figure</w:t>
      </w:r>
      <w:r w:rsidR="00A5436A">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w:t>
      </w:r>
      <w:r w:rsidR="00BE3389">
        <w:rPr>
          <w:rFonts w:ascii="Times New Roman" w:hAnsi="Times New Roman" w:cs="Times New Roman"/>
        </w:rPr>
        <w:t xml:space="preserve"> </w:t>
      </w:r>
      <w:r w:rsidR="00E95841">
        <w:rPr>
          <w:rFonts w:ascii="Times New Roman" w:hAnsi="Times New Roman" w:cs="Times New Roman"/>
        </w:rPr>
        <w:t>A log</w:t>
      </w:r>
      <w:r w:rsidR="00E95841" w:rsidRPr="00F8078A">
        <w:rPr>
          <w:rFonts w:ascii="Times New Roman" w:hAnsi="Times New Roman" w:cs="Times New Roman"/>
          <w:vertAlign w:val="subscript"/>
        </w:rPr>
        <w:t>10</w:t>
      </w:r>
      <w:r w:rsidR="00E95841">
        <w:rPr>
          <w:rFonts w:ascii="Times New Roman" w:hAnsi="Times New Roman" w:cs="Times New Roman"/>
        </w:rPr>
        <w:t>-log</w:t>
      </w:r>
      <w:r w:rsidR="00E95841" w:rsidRPr="00F8078A">
        <w:rPr>
          <w:rFonts w:ascii="Times New Roman" w:hAnsi="Times New Roman" w:cs="Times New Roman"/>
          <w:vertAlign w:val="subscript"/>
        </w:rPr>
        <w:t xml:space="preserve">10 </w:t>
      </w:r>
      <w:r w:rsidR="00E95841">
        <w:rPr>
          <w:rFonts w:ascii="Times New Roman" w:hAnsi="Times New Roman" w:cs="Times New Roman"/>
        </w:rPr>
        <w:t>transformed relationship shows that l</w:t>
      </w:r>
      <w:r w:rsidR="00F8078A">
        <w:rPr>
          <w:rFonts w:ascii="Times New Roman" w:hAnsi="Times New Roman" w:cs="Times New Roman"/>
        </w:rPr>
        <w:t>arger predators eat larger prey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w:t>
      </w:r>
      <w:r w:rsidR="00B66A52">
        <w:rPr>
          <w:rFonts w:ascii="Times New Roman" w:hAnsi="Times New Roman" w:cs="Times New Roman"/>
        </w:rPr>
        <w:t>34</w:t>
      </w:r>
      <w:r w:rsidR="00E9574D">
        <w:rPr>
          <w:rFonts w:ascii="Times New Roman" w:hAnsi="Times New Roman" w:cs="Times New Roman"/>
        </w:rPr>
        <w:t>*</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predator size), though the effect is mediated by </w:t>
      </w:r>
      <w:r w:rsidR="00E95841">
        <w:rPr>
          <w:rFonts w:ascii="Times New Roman" w:hAnsi="Times New Roman" w:cs="Times New Roman"/>
        </w:rPr>
        <w:t xml:space="preserve">predator </w:t>
      </w:r>
      <w:r w:rsidR="00F8078A">
        <w:rPr>
          <w:rFonts w:ascii="Times New Roman" w:hAnsi="Times New Roman" w:cs="Times New Roman"/>
        </w:rPr>
        <w:t xml:space="preserve">species identity (b). </w:t>
      </w:r>
      <w:r w:rsidR="009A43C8">
        <w:rPr>
          <w:rFonts w:ascii="Times New Roman" w:hAnsi="Times New Roman" w:cs="Times New Roman"/>
        </w:rPr>
        <w:t xml:space="preserve">The dashed line in panel (a) represents the 1:1 relationship between predator and prey size. </w:t>
      </w:r>
      <w:r w:rsidR="00F8078A">
        <w:rPr>
          <w:rFonts w:ascii="Times New Roman" w:hAnsi="Times New Roman" w:cs="Times New Roman"/>
        </w:rPr>
        <w:t>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xml:space="preserve">-“ </w:t>
      </w:r>
      <w:r w:rsidR="00E95841">
        <w:rPr>
          <w:rFonts w:ascii="Times New Roman" w:hAnsi="Times New Roman" w:cs="Times New Roman"/>
        </w:rPr>
        <w:t>symbols</w:t>
      </w:r>
      <w:proofErr w:type="gramEnd"/>
      <w:r w:rsidR="00E95841">
        <w:rPr>
          <w:rFonts w:ascii="Times New Roman" w:hAnsi="Times New Roman" w:cs="Times New Roman"/>
        </w:rPr>
        <w:t xml:space="preserve"> </w:t>
      </w:r>
      <w:r w:rsidR="00F8078A">
        <w:rPr>
          <w:rFonts w:ascii="Times New Roman" w:hAnsi="Times New Roman" w:cs="Times New Roman"/>
        </w:rPr>
        <w:t>indicate species that either have</w:t>
      </w:r>
      <w:r w:rsidR="009A43C8">
        <w:rPr>
          <w:rFonts w:ascii="Times New Roman" w:hAnsi="Times New Roman" w:cs="Times New Roman"/>
        </w:rPr>
        <w:t xml:space="preserve"> significantly</w:t>
      </w:r>
      <w:r w:rsidR="00F8078A">
        <w:rPr>
          <w:rFonts w:ascii="Times New Roman" w:hAnsi="Times New Roman" w:cs="Times New Roman"/>
        </w:rPr>
        <w:t xml:space="preser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31343D23" w:rsidR="00746B5A" w:rsidRDefault="00DC5A83" w:rsidP="00746B5A">
      <w:pPr>
        <w:rPr>
          <w:rFonts w:ascii="Times New Roman" w:hAnsi="Times New Roman" w:cs="Times New Roman"/>
        </w:rPr>
      </w:pPr>
      <w:r>
        <w:rPr>
          <w:rFonts w:ascii="Times New Roman" w:hAnsi="Times New Roman" w:cs="Times New Roman"/>
        </w:rPr>
        <w:t xml:space="preserve"> </w:t>
      </w:r>
    </w:p>
    <w:p w14:paraId="615B22E2" w14:textId="714F1705" w:rsidR="00746B5A" w:rsidRDefault="00B66A52"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02331A46" wp14:editId="1CB309A4">
            <wp:extent cx="5943600" cy="4331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005612D8" w14:textId="6D8EED3B" w:rsidR="00746B5A" w:rsidRDefault="00746B5A" w:rsidP="00746B5A">
      <w:pPr>
        <w:rPr>
          <w:rFonts w:ascii="Times New Roman" w:hAnsi="Times New Roman" w:cs="Times New Roman"/>
        </w:rPr>
      </w:pPr>
      <w:commentRangeStart w:id="32"/>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xml:space="preserve">: </w:t>
      </w:r>
      <w:commentRangeEnd w:id="32"/>
      <w:r w:rsidR="009A43C8">
        <w:rPr>
          <w:rStyle w:val="CommentReference"/>
        </w:rPr>
        <w:commentReference w:id="32"/>
      </w:r>
      <w:r>
        <w:rPr>
          <w:rFonts w:ascii="Times New Roman" w:hAnsi="Times New Roman" w:cs="Times New Roman"/>
        </w:rPr>
        <w:t xml:space="preserve">Web-using </w:t>
      </w:r>
      <w:r w:rsidR="00E95841">
        <w:rPr>
          <w:rFonts w:ascii="Times New Roman" w:hAnsi="Times New Roman" w:cs="Times New Roman"/>
        </w:rPr>
        <w:t xml:space="preserve">predation strategy </w:t>
      </w:r>
      <w:r>
        <w:rPr>
          <w:rFonts w:ascii="Times New Roman" w:hAnsi="Times New Roman" w:cs="Times New Roman"/>
        </w:rPr>
        <w:t xml:space="preserve">increase the relative size of prey compared to </w:t>
      </w:r>
      <w:r w:rsidR="00E95841">
        <w:rPr>
          <w:rFonts w:ascii="Times New Roman" w:hAnsi="Times New Roman" w:cs="Times New Roman"/>
        </w:rPr>
        <w:t xml:space="preserve">no web-using </w:t>
      </w:r>
      <w:r>
        <w:rPr>
          <w:rFonts w:ascii="Times New Roman" w:hAnsi="Times New Roman" w:cs="Times New Roman"/>
        </w:rPr>
        <w:t xml:space="preserve">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w:t>
      </w:r>
      <w:r w:rsidR="002C7B9D">
        <w:rPr>
          <w:rFonts w:ascii="Times New Roman" w:hAnsi="Times New Roman" w:cs="Times New Roman"/>
        </w:rPr>
        <w:t>size</w:t>
      </w:r>
      <w:r>
        <w:rPr>
          <w:rFonts w:ascii="Times New Roman" w:hAnsi="Times New Roman" w:cs="Times New Roman"/>
        </w:rPr>
        <w:t>). Predators with web-using traits can relax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 xml:space="preserve">-transformed scale to demonstrate </w:t>
      </w:r>
      <w:r w:rsidR="002C7B9D">
        <w:rPr>
          <w:rFonts w:ascii="Times New Roman" w:hAnsi="Times New Roman" w:cs="Times New Roman"/>
        </w:rPr>
        <w:t>the s</w:t>
      </w:r>
      <w:r>
        <w:rPr>
          <w:rFonts w:ascii="Times New Roman" w:hAnsi="Times New Roman" w:cs="Times New Roman"/>
        </w:rPr>
        <w:t>pread in the data. The dashed line indicates the 1:1 ratio where predators and prey are the same size</w:t>
      </w:r>
      <w:r w:rsidR="00D05875">
        <w:rPr>
          <w:rFonts w:ascii="Times New Roman" w:hAnsi="Times New Roman" w:cs="Times New Roman"/>
        </w:rPr>
        <w:t>; any interaction below this line indicates prey items that are larger than predator</w:t>
      </w:r>
      <w:r w:rsidR="002C7B9D">
        <w:rPr>
          <w:rFonts w:ascii="Times New Roman" w:hAnsi="Times New Roman" w:cs="Times New Roman"/>
        </w:rPr>
        <w:t>s</w:t>
      </w:r>
      <w:r w:rsidR="00D05875">
        <w:rPr>
          <w:rFonts w:ascii="Times New Roman" w:hAnsi="Times New Roman" w:cs="Times New Roman"/>
        </w:rPr>
        <w:t xml:space="preserve">. </w:t>
      </w:r>
      <w:r>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1CC1D25C" w14:textId="77777777" w:rsidR="00B80A3F" w:rsidRDefault="00B80A3F" w:rsidP="003F3823">
      <w:pPr>
        <w:rPr>
          <w:rFonts w:ascii="Times New Roman" w:hAnsi="Times New Roman" w:cs="Times New Roman"/>
        </w:rPr>
      </w:pP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3-16T14:01:00Z" w:initials="AMK">
    <w:p w14:paraId="71FB5A49" w14:textId="77777777" w:rsidR="002A3D63" w:rsidRDefault="002A3D63" w:rsidP="002A3D63">
      <w:pPr>
        <w:pStyle w:val="CommentText"/>
      </w:pPr>
      <w:r>
        <w:rPr>
          <w:rStyle w:val="CommentReference"/>
        </w:rPr>
        <w:annotationRef/>
      </w:r>
      <w:r>
        <w:t>Update text/figures for centipede and goblin spider</w:t>
      </w:r>
    </w:p>
    <w:p w14:paraId="52C389FF" w14:textId="77777777" w:rsidR="002A3D63" w:rsidRDefault="002A3D63" w:rsidP="002A3D63">
      <w:pPr>
        <w:pStyle w:val="CommentText"/>
      </w:pPr>
      <w:r>
        <w:t>Code and data on Dryad</w:t>
      </w:r>
    </w:p>
    <w:p w14:paraId="3291CFA2" w14:textId="77777777" w:rsidR="002A3D63" w:rsidRDefault="002A3D63" w:rsidP="002A3D63">
      <w:pPr>
        <w:pStyle w:val="CommentText"/>
      </w:pPr>
      <w:r>
        <w:t>GenBank submission</w:t>
      </w:r>
    </w:p>
    <w:p w14:paraId="2A6B1B47" w14:textId="1ED74515" w:rsidR="002A3D63" w:rsidRDefault="002A3D63" w:rsidP="002A3D63">
      <w:pPr>
        <w:pStyle w:val="CommentText"/>
      </w:pPr>
      <w:r>
        <w:t>Metadata files</w:t>
      </w:r>
    </w:p>
  </w:comment>
  <w:comment w:id="1" w:author="Rodolfo Dirzo" w:date="2021-03-14T18:36:00Z" w:initials="RD">
    <w:p w14:paraId="235EBAA4" w14:textId="275B1073" w:rsidR="00F25A1C" w:rsidRDefault="00F25A1C">
      <w:pPr>
        <w:pStyle w:val="CommentText"/>
      </w:pPr>
      <w:r>
        <w:rPr>
          <w:rStyle w:val="CommentReference"/>
        </w:rPr>
        <w:annotationRef/>
      </w:r>
      <w:r>
        <w:t>Can this be updated to a more specific citation?</w:t>
      </w:r>
    </w:p>
  </w:comment>
  <w:comment w:id="3" w:author="Ana Miller-Ter Kuile" w:date="2021-03-16T10:15:00Z" w:initials="AMK">
    <w:p w14:paraId="4B54BF44" w14:textId="030CE122" w:rsidR="003562B8" w:rsidRDefault="003562B8">
      <w:pPr>
        <w:pStyle w:val="CommentText"/>
      </w:pPr>
      <w:r>
        <w:rPr>
          <w:rStyle w:val="CommentReference"/>
        </w:rPr>
        <w:annotationRef/>
      </w:r>
      <w:r>
        <w:t>Update re: Kevin comment about very specific meaning of this word</w:t>
      </w:r>
    </w:p>
  </w:comment>
  <w:comment w:id="4" w:author="Ana Miller-Ter Kuile" w:date="2021-03-16T10:36:00Z" w:initials="AMK">
    <w:p w14:paraId="101D718F" w14:textId="394E79D1" w:rsidR="005A3F8C" w:rsidRDefault="005A3F8C">
      <w:pPr>
        <w:pStyle w:val="CommentText"/>
      </w:pPr>
      <w:r>
        <w:rPr>
          <w:rStyle w:val="CommentReference"/>
        </w:rPr>
        <w:annotationRef/>
      </w:r>
      <w:r>
        <w:t>KEVIN: Threshold for including ASVs</w:t>
      </w:r>
    </w:p>
  </w:comment>
  <w:comment w:id="5" w:author="Austen Apigo" w:date="2021-03-01T16:07:00Z" w:initials="AA">
    <w:p w14:paraId="26DA878B" w14:textId="158644EC" w:rsidR="00F151EE" w:rsidRDefault="00F151EE">
      <w:pPr>
        <w:pStyle w:val="CommentText"/>
      </w:pPr>
      <w:r>
        <w:rPr>
          <w:rStyle w:val="CommentReference"/>
        </w:rPr>
        <w:annotationRef/>
      </w:r>
      <w:r>
        <w:t xml:space="preserve">Samples were rarefied after removing predator </w:t>
      </w:r>
      <w:proofErr w:type="gramStart"/>
      <w:r>
        <w:t>DNA?</w:t>
      </w:r>
      <w:proofErr w:type="gramEnd"/>
    </w:p>
  </w:comment>
  <w:comment w:id="6" w:author="Ana Miller-Ter Kuile" w:date="2021-03-03T10:21:00Z" w:initials="AMK">
    <w:p w14:paraId="092EB8E8" w14:textId="653FF0E9" w:rsidR="00B40560" w:rsidRDefault="00B40560">
      <w:pPr>
        <w:pStyle w:val="CommentText"/>
      </w:pPr>
      <w:r>
        <w:rPr>
          <w:rStyle w:val="CommentReference"/>
        </w:rPr>
        <w:annotationRef/>
      </w:r>
      <w:r>
        <w:t>before</w:t>
      </w:r>
    </w:p>
  </w:comment>
  <w:comment w:id="7" w:author="Ana Miller-Ter Kuile" w:date="2021-03-16T10:36:00Z" w:initials="AMK">
    <w:p w14:paraId="12A40D96" w14:textId="5D2EC856" w:rsidR="005A3F8C" w:rsidRDefault="005A3F8C">
      <w:pPr>
        <w:pStyle w:val="CommentText"/>
      </w:pPr>
      <w:r>
        <w:rPr>
          <w:rStyle w:val="CommentReference"/>
        </w:rPr>
        <w:annotationRef/>
      </w:r>
      <w:r>
        <w:t xml:space="preserve">new </w:t>
      </w:r>
      <w:proofErr w:type="gramStart"/>
      <w:r>
        <w:t>supp  figure</w:t>
      </w:r>
      <w:proofErr w:type="gramEnd"/>
      <w:r>
        <w:t xml:space="preserve"> of body size distribution by number of species in that family</w:t>
      </w:r>
    </w:p>
  </w:comment>
  <w:comment w:id="8" w:author="Ana Miller-Ter Kuile" w:date="2021-03-16T10:36:00Z" w:initials="AMK">
    <w:p w14:paraId="12C98753" w14:textId="40A4DF75" w:rsidR="005A3F8C" w:rsidRDefault="005A3F8C">
      <w:pPr>
        <w:pStyle w:val="CommentText"/>
      </w:pPr>
      <w:r>
        <w:rPr>
          <w:rStyle w:val="CommentReference"/>
        </w:rPr>
        <w:annotationRef/>
      </w:r>
    </w:p>
  </w:comment>
  <w:comment w:id="9" w:author="Ana Miller-Ter Kuile" w:date="2021-03-16T10:14:00Z" w:initials="AMK">
    <w:p w14:paraId="57C5215D" w14:textId="1B112C88" w:rsidR="009179E9" w:rsidRDefault="009179E9">
      <w:pPr>
        <w:pStyle w:val="CommentText"/>
      </w:pPr>
      <w:r>
        <w:rPr>
          <w:rStyle w:val="CommentReference"/>
        </w:rPr>
        <w:annotationRef/>
      </w:r>
      <w:r>
        <w:t>descriptive results for new figures and reference to online data repo.</w:t>
      </w:r>
    </w:p>
  </w:comment>
  <w:comment w:id="10" w:author="Ana Miller-Ter Kuile" w:date="2021-03-16T12:03:00Z" w:initials="AMK">
    <w:p w14:paraId="40A9E399" w14:textId="3D32A4C8" w:rsidR="0008694B" w:rsidRDefault="0008694B">
      <w:pPr>
        <w:pStyle w:val="CommentText"/>
      </w:pPr>
      <w:r>
        <w:rPr>
          <w:rStyle w:val="CommentReference"/>
        </w:rPr>
        <w:annotationRef/>
      </w:r>
      <w:r>
        <w:t>Update with new stats!</w:t>
      </w:r>
    </w:p>
  </w:comment>
  <w:comment w:id="11" w:author="Ana Miller-Ter Kuile" w:date="2021-03-16T11:11:00Z" w:initials="AMK">
    <w:p w14:paraId="7458159F" w14:textId="031B9E88" w:rsidR="0067046F" w:rsidRDefault="0067046F">
      <w:pPr>
        <w:pStyle w:val="CommentText"/>
      </w:pPr>
      <w:r>
        <w:rPr>
          <w:rStyle w:val="CommentReference"/>
        </w:rPr>
        <w:annotationRef/>
      </w:r>
      <w:r>
        <w:t>These aren’t just classic “web” spiders, but all spiders – expanding the role of web use in size relaxation in predators and giving credence to using phylogenetically-retained traits</w:t>
      </w:r>
    </w:p>
  </w:comment>
  <w:comment w:id="12" w:author="Ana Miller-Ter Kuile" w:date="2021-03-16T10:15:00Z" w:initials="AMK">
    <w:p w14:paraId="7B533310" w14:textId="47455EDA" w:rsidR="003562B8" w:rsidRDefault="003562B8">
      <w:pPr>
        <w:pStyle w:val="CommentText"/>
      </w:pPr>
      <w:r>
        <w:rPr>
          <w:rStyle w:val="CommentReference"/>
        </w:rPr>
        <w:annotationRef/>
      </w:r>
      <w:r>
        <w:t xml:space="preserve">Update from gape limited to be more about handling and attack </w:t>
      </w:r>
      <w:proofErr w:type="gramStart"/>
      <w:r>
        <w:t>efficiency  -</w:t>
      </w:r>
      <w:proofErr w:type="gramEnd"/>
      <w:r>
        <w:t xml:space="preserve">re: </w:t>
      </w:r>
      <w:proofErr w:type="spellStart"/>
      <w:r>
        <w:t>kevin</w:t>
      </w:r>
      <w:proofErr w:type="spellEnd"/>
      <w:r>
        <w:t xml:space="preserve"> comment about this term. </w:t>
      </w:r>
    </w:p>
  </w:comment>
  <w:comment w:id="13" w:author="Ana Miller-Ter Kuile" w:date="2021-03-16T10:15:00Z" w:initials="AMK">
    <w:p w14:paraId="20258A07" w14:textId="322F2FFD" w:rsidR="003562B8" w:rsidRDefault="003562B8">
      <w:pPr>
        <w:pStyle w:val="CommentText"/>
      </w:pPr>
      <w:r>
        <w:rPr>
          <w:rStyle w:val="CommentReference"/>
        </w:rPr>
        <w:annotationRef/>
      </w:r>
      <w:r>
        <w:t>Update RE: Kevin comment</w:t>
      </w:r>
    </w:p>
  </w:comment>
  <w:comment w:id="14" w:author="Ana Miller-Ter Kuile" w:date="2021-03-16T10:16:00Z" w:initials="AMK">
    <w:p w14:paraId="2688FF7D" w14:textId="77777777" w:rsidR="003562B8" w:rsidRDefault="003562B8">
      <w:pPr>
        <w:pStyle w:val="CommentText"/>
      </w:pPr>
      <w:r>
        <w:rPr>
          <w:rStyle w:val="CommentReference"/>
        </w:rPr>
        <w:annotationRef/>
      </w:r>
      <w:r>
        <w:t xml:space="preserve">Update RE </w:t>
      </w:r>
      <w:proofErr w:type="spellStart"/>
      <w:r>
        <w:t>KEVIn</w:t>
      </w:r>
      <w:proofErr w:type="spellEnd"/>
      <w:r>
        <w:t xml:space="preserve"> comment</w:t>
      </w:r>
    </w:p>
    <w:p w14:paraId="5750C4EA" w14:textId="2B5993D4" w:rsidR="003562B8" w:rsidRDefault="003562B8">
      <w:pPr>
        <w:pStyle w:val="CommentText"/>
      </w:pPr>
    </w:p>
  </w:comment>
  <w:comment w:id="32" w:author="Ana Miller-Ter Kuile" w:date="2021-03-16T12:10:00Z" w:initials="AMK">
    <w:p w14:paraId="4B1F966E" w14:textId="59B97456" w:rsidR="009A43C8" w:rsidRDefault="009A43C8">
      <w:pPr>
        <w:pStyle w:val="CommentText"/>
      </w:pPr>
      <w:r>
        <w:rPr>
          <w:rStyle w:val="CommentReference"/>
        </w:rPr>
        <w:annotationRef/>
      </w:r>
      <w:r>
        <w:t>Update this based on new dataset!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B1B47" w15:done="0"/>
  <w15:commentEx w15:paraId="235EBAA4" w15:done="0"/>
  <w15:commentEx w15:paraId="4B54BF44" w15:done="0"/>
  <w15:commentEx w15:paraId="101D718F" w15:done="0"/>
  <w15:commentEx w15:paraId="26DA878B" w15:done="0"/>
  <w15:commentEx w15:paraId="092EB8E8" w15:paraIdParent="26DA878B" w15:done="0"/>
  <w15:commentEx w15:paraId="12A40D96" w15:done="0"/>
  <w15:commentEx w15:paraId="12C98753" w15:done="0"/>
  <w15:commentEx w15:paraId="57C5215D" w15:done="0"/>
  <w15:commentEx w15:paraId="40A9E399" w15:done="0"/>
  <w15:commentEx w15:paraId="7458159F" w15:done="0"/>
  <w15:commentEx w15:paraId="7B533310" w15:done="0"/>
  <w15:commentEx w15:paraId="20258A07" w15:done="0"/>
  <w15:commentEx w15:paraId="5750C4EA" w15:done="0"/>
  <w15:commentEx w15:paraId="4B1F96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8AE" w16cex:dateUtc="2021-03-16T19:01:00Z"/>
  <w16cex:commentExtensible w16cex:durableId="23F8D615" w16cex:dateUtc="2021-03-15T01:36:00Z"/>
  <w16cex:commentExtensible w16cex:durableId="23FB03C8" w16cex:dateUtc="2021-03-16T15:15:00Z"/>
  <w16cex:commentExtensible w16cex:durableId="23FB089E" w16cex:dateUtc="2021-03-16T15:36:00Z"/>
  <w16cex:commentExtensible w16cex:durableId="23E78FCF" w16cex:dateUtc="2021-03-02T00:07:00Z"/>
  <w16cex:commentExtensible w16cex:durableId="23E9E1AB" w16cex:dateUtc="2021-03-03T16:21:00Z"/>
  <w16cex:commentExtensible w16cex:durableId="23FB08BD" w16cex:dateUtc="2021-03-16T15:36:00Z"/>
  <w16cex:commentExtensible w16cex:durableId="23FB0897" w16cex:dateUtc="2021-03-16T15:36:00Z"/>
  <w16cex:commentExtensible w16cex:durableId="23FB037F" w16cex:dateUtc="2021-03-16T15:14:00Z"/>
  <w16cex:commentExtensible w16cex:durableId="23FB1D06" w16cex:dateUtc="2021-03-16T17:03:00Z"/>
  <w16cex:commentExtensible w16cex:durableId="23FB10E7" w16cex:dateUtc="2021-03-16T16:11:00Z"/>
  <w16cex:commentExtensible w16cex:durableId="23FB03AF" w16cex:dateUtc="2021-03-16T15:15:00Z"/>
  <w16cex:commentExtensible w16cex:durableId="23FB03D4" w16cex:dateUtc="2021-03-16T15:15:00Z"/>
  <w16cex:commentExtensible w16cex:durableId="23FB03E1" w16cex:dateUtc="2021-03-16T15:16:00Z"/>
  <w16cex:commentExtensible w16cex:durableId="23FB1EC5" w16cex:dateUtc="2021-03-1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B1B47" w16cid:durableId="23FB38AE"/>
  <w16cid:commentId w16cid:paraId="235EBAA4" w16cid:durableId="23F8D615"/>
  <w16cid:commentId w16cid:paraId="4B54BF44" w16cid:durableId="23FB03C8"/>
  <w16cid:commentId w16cid:paraId="101D718F" w16cid:durableId="23FB089E"/>
  <w16cid:commentId w16cid:paraId="26DA878B" w16cid:durableId="23E78FCF"/>
  <w16cid:commentId w16cid:paraId="092EB8E8" w16cid:durableId="23E9E1AB"/>
  <w16cid:commentId w16cid:paraId="12A40D96" w16cid:durableId="23FB08BD"/>
  <w16cid:commentId w16cid:paraId="12C98753" w16cid:durableId="23FB0897"/>
  <w16cid:commentId w16cid:paraId="57C5215D" w16cid:durableId="23FB037F"/>
  <w16cid:commentId w16cid:paraId="40A9E399" w16cid:durableId="23FB1D06"/>
  <w16cid:commentId w16cid:paraId="7458159F" w16cid:durableId="23FB10E7"/>
  <w16cid:commentId w16cid:paraId="7B533310" w16cid:durableId="23FB03AF"/>
  <w16cid:commentId w16cid:paraId="20258A07" w16cid:durableId="23FB03D4"/>
  <w16cid:commentId w16cid:paraId="5750C4EA" w16cid:durableId="23FB03E1"/>
  <w16cid:commentId w16cid:paraId="4B1F966E" w16cid:durableId="23FB1E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6665AB"/>
    <w:multiLevelType w:val="hybridMultilevel"/>
    <w:tmpl w:val="485C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B2449"/>
    <w:multiLevelType w:val="multilevel"/>
    <w:tmpl w:val="6D1C5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0E672C8"/>
    <w:multiLevelType w:val="hybridMultilevel"/>
    <w:tmpl w:val="4FD02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rson w15:author="Rodolfo Dirzo">
    <w15:presenceInfo w15:providerId="AD" w15:userId="S::rdirzo@stanford.edu::a6913d7e-edac-49ab-be1a-835c67c2644a"/>
  </w15:person>
  <w15:person w15:author="Austen Apigo">
    <w15:presenceInfo w15:providerId="None" w15:userId="Austen Api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5822"/>
    <w:rsid w:val="00015D5C"/>
    <w:rsid w:val="00017D4F"/>
    <w:rsid w:val="00021A76"/>
    <w:rsid w:val="00026C97"/>
    <w:rsid w:val="000457E2"/>
    <w:rsid w:val="00053668"/>
    <w:rsid w:val="00063340"/>
    <w:rsid w:val="00063CF2"/>
    <w:rsid w:val="0007089B"/>
    <w:rsid w:val="000772C7"/>
    <w:rsid w:val="0008694B"/>
    <w:rsid w:val="00091FD1"/>
    <w:rsid w:val="00092324"/>
    <w:rsid w:val="00094BA8"/>
    <w:rsid w:val="00097BE7"/>
    <w:rsid w:val="000A2C3F"/>
    <w:rsid w:val="000A3149"/>
    <w:rsid w:val="000C179D"/>
    <w:rsid w:val="000C4A14"/>
    <w:rsid w:val="000D2CA0"/>
    <w:rsid w:val="000D401C"/>
    <w:rsid w:val="000D4198"/>
    <w:rsid w:val="000E1D95"/>
    <w:rsid w:val="000F7C18"/>
    <w:rsid w:val="0010005A"/>
    <w:rsid w:val="0010220B"/>
    <w:rsid w:val="00106E79"/>
    <w:rsid w:val="00121B45"/>
    <w:rsid w:val="001231A3"/>
    <w:rsid w:val="0012525B"/>
    <w:rsid w:val="00131522"/>
    <w:rsid w:val="0013600D"/>
    <w:rsid w:val="0016204D"/>
    <w:rsid w:val="00167E69"/>
    <w:rsid w:val="001739F9"/>
    <w:rsid w:val="001804BF"/>
    <w:rsid w:val="00183C01"/>
    <w:rsid w:val="00184A4E"/>
    <w:rsid w:val="00186ECE"/>
    <w:rsid w:val="00195433"/>
    <w:rsid w:val="00195C03"/>
    <w:rsid w:val="001A3F08"/>
    <w:rsid w:val="001A7E3C"/>
    <w:rsid w:val="001B4C74"/>
    <w:rsid w:val="001C1C59"/>
    <w:rsid w:val="001C47DB"/>
    <w:rsid w:val="001C6882"/>
    <w:rsid w:val="001C6B21"/>
    <w:rsid w:val="001C75DC"/>
    <w:rsid w:val="001D047C"/>
    <w:rsid w:val="001D1F0B"/>
    <w:rsid w:val="001E6C08"/>
    <w:rsid w:val="001F0529"/>
    <w:rsid w:val="001F0C75"/>
    <w:rsid w:val="00204B58"/>
    <w:rsid w:val="002052D6"/>
    <w:rsid w:val="00207D45"/>
    <w:rsid w:val="002165F0"/>
    <w:rsid w:val="00225686"/>
    <w:rsid w:val="002348A7"/>
    <w:rsid w:val="002350AD"/>
    <w:rsid w:val="00241D90"/>
    <w:rsid w:val="0024313B"/>
    <w:rsid w:val="002448DC"/>
    <w:rsid w:val="00254F56"/>
    <w:rsid w:val="00255EC5"/>
    <w:rsid w:val="002634AD"/>
    <w:rsid w:val="0027142C"/>
    <w:rsid w:val="0027193D"/>
    <w:rsid w:val="00272F2E"/>
    <w:rsid w:val="002839CD"/>
    <w:rsid w:val="00291AAB"/>
    <w:rsid w:val="0029353F"/>
    <w:rsid w:val="00294969"/>
    <w:rsid w:val="002A0B84"/>
    <w:rsid w:val="002A1711"/>
    <w:rsid w:val="002A238E"/>
    <w:rsid w:val="002A3D63"/>
    <w:rsid w:val="002A4EE8"/>
    <w:rsid w:val="002B0371"/>
    <w:rsid w:val="002B0AC6"/>
    <w:rsid w:val="002B75ED"/>
    <w:rsid w:val="002B7BAF"/>
    <w:rsid w:val="002C2187"/>
    <w:rsid w:val="002C7B9D"/>
    <w:rsid w:val="002D7EE0"/>
    <w:rsid w:val="002E3980"/>
    <w:rsid w:val="002E7DF4"/>
    <w:rsid w:val="002F29FA"/>
    <w:rsid w:val="002F52C7"/>
    <w:rsid w:val="002F62A7"/>
    <w:rsid w:val="002F7925"/>
    <w:rsid w:val="0030417C"/>
    <w:rsid w:val="00305DBF"/>
    <w:rsid w:val="00307687"/>
    <w:rsid w:val="0031548E"/>
    <w:rsid w:val="00341F31"/>
    <w:rsid w:val="00342D3F"/>
    <w:rsid w:val="00344B7A"/>
    <w:rsid w:val="003468A3"/>
    <w:rsid w:val="003507EC"/>
    <w:rsid w:val="00353D0D"/>
    <w:rsid w:val="00355E52"/>
    <w:rsid w:val="003562B8"/>
    <w:rsid w:val="00356C01"/>
    <w:rsid w:val="003572F4"/>
    <w:rsid w:val="003621D8"/>
    <w:rsid w:val="00364F2D"/>
    <w:rsid w:val="00371240"/>
    <w:rsid w:val="003857EC"/>
    <w:rsid w:val="00387A9A"/>
    <w:rsid w:val="003A56A6"/>
    <w:rsid w:val="003B1307"/>
    <w:rsid w:val="003B291B"/>
    <w:rsid w:val="003B2B19"/>
    <w:rsid w:val="003B2EC1"/>
    <w:rsid w:val="003C0510"/>
    <w:rsid w:val="003C0B2A"/>
    <w:rsid w:val="003C17C3"/>
    <w:rsid w:val="003C63A4"/>
    <w:rsid w:val="003D09F8"/>
    <w:rsid w:val="003D121A"/>
    <w:rsid w:val="003D44BC"/>
    <w:rsid w:val="003E0B1C"/>
    <w:rsid w:val="003E2AB0"/>
    <w:rsid w:val="003F2C77"/>
    <w:rsid w:val="003F3823"/>
    <w:rsid w:val="003F7A55"/>
    <w:rsid w:val="00402708"/>
    <w:rsid w:val="00402ED9"/>
    <w:rsid w:val="00403088"/>
    <w:rsid w:val="0040503F"/>
    <w:rsid w:val="00405883"/>
    <w:rsid w:val="004078B9"/>
    <w:rsid w:val="004144A6"/>
    <w:rsid w:val="00415996"/>
    <w:rsid w:val="004239D4"/>
    <w:rsid w:val="00443203"/>
    <w:rsid w:val="00443433"/>
    <w:rsid w:val="0044439B"/>
    <w:rsid w:val="0044605D"/>
    <w:rsid w:val="00447D18"/>
    <w:rsid w:val="00453D2E"/>
    <w:rsid w:val="00461B4A"/>
    <w:rsid w:val="0046553C"/>
    <w:rsid w:val="004659FC"/>
    <w:rsid w:val="00475B7A"/>
    <w:rsid w:val="00477419"/>
    <w:rsid w:val="0049241C"/>
    <w:rsid w:val="00494475"/>
    <w:rsid w:val="00494CCD"/>
    <w:rsid w:val="004959F1"/>
    <w:rsid w:val="004A0B8A"/>
    <w:rsid w:val="004A363E"/>
    <w:rsid w:val="004B108C"/>
    <w:rsid w:val="004B2FA1"/>
    <w:rsid w:val="004B36D0"/>
    <w:rsid w:val="004D0A9F"/>
    <w:rsid w:val="004D3EE5"/>
    <w:rsid w:val="004D6CED"/>
    <w:rsid w:val="004E1846"/>
    <w:rsid w:val="004E264D"/>
    <w:rsid w:val="004E7FA1"/>
    <w:rsid w:val="004F1FFA"/>
    <w:rsid w:val="004F21B4"/>
    <w:rsid w:val="004F2733"/>
    <w:rsid w:val="00501C6F"/>
    <w:rsid w:val="00520247"/>
    <w:rsid w:val="00531683"/>
    <w:rsid w:val="005467F9"/>
    <w:rsid w:val="00546DF8"/>
    <w:rsid w:val="00561E42"/>
    <w:rsid w:val="005676C9"/>
    <w:rsid w:val="005730E0"/>
    <w:rsid w:val="0059261E"/>
    <w:rsid w:val="005961E9"/>
    <w:rsid w:val="005963C3"/>
    <w:rsid w:val="005A2AE9"/>
    <w:rsid w:val="005A3F8C"/>
    <w:rsid w:val="005B0CAE"/>
    <w:rsid w:val="005B2EE2"/>
    <w:rsid w:val="005D4BB1"/>
    <w:rsid w:val="005E4F17"/>
    <w:rsid w:val="005F7E50"/>
    <w:rsid w:val="00600687"/>
    <w:rsid w:val="00602E4D"/>
    <w:rsid w:val="006058A6"/>
    <w:rsid w:val="00606769"/>
    <w:rsid w:val="0060750A"/>
    <w:rsid w:val="00617DAF"/>
    <w:rsid w:val="006203A6"/>
    <w:rsid w:val="00622D18"/>
    <w:rsid w:val="00624885"/>
    <w:rsid w:val="00627850"/>
    <w:rsid w:val="00666F1F"/>
    <w:rsid w:val="0067046F"/>
    <w:rsid w:val="00671372"/>
    <w:rsid w:val="00671422"/>
    <w:rsid w:val="0067570A"/>
    <w:rsid w:val="00681B4B"/>
    <w:rsid w:val="006913C2"/>
    <w:rsid w:val="00696010"/>
    <w:rsid w:val="00696D8E"/>
    <w:rsid w:val="006A3642"/>
    <w:rsid w:val="006A5433"/>
    <w:rsid w:val="006A770C"/>
    <w:rsid w:val="006B2220"/>
    <w:rsid w:val="006C0431"/>
    <w:rsid w:val="006C390E"/>
    <w:rsid w:val="006C3D06"/>
    <w:rsid w:val="006C4242"/>
    <w:rsid w:val="006C4841"/>
    <w:rsid w:val="006D7DB0"/>
    <w:rsid w:val="006E03DF"/>
    <w:rsid w:val="006F01DF"/>
    <w:rsid w:val="00700337"/>
    <w:rsid w:val="0070100E"/>
    <w:rsid w:val="00702C6D"/>
    <w:rsid w:val="00712020"/>
    <w:rsid w:val="00714A1E"/>
    <w:rsid w:val="00716921"/>
    <w:rsid w:val="0072675F"/>
    <w:rsid w:val="00732CCD"/>
    <w:rsid w:val="0073338A"/>
    <w:rsid w:val="00740B2C"/>
    <w:rsid w:val="00742C9E"/>
    <w:rsid w:val="00743774"/>
    <w:rsid w:val="00746B5A"/>
    <w:rsid w:val="00757A05"/>
    <w:rsid w:val="0076528A"/>
    <w:rsid w:val="007711B2"/>
    <w:rsid w:val="00783011"/>
    <w:rsid w:val="00784A2E"/>
    <w:rsid w:val="00786A57"/>
    <w:rsid w:val="00791E9A"/>
    <w:rsid w:val="0079365E"/>
    <w:rsid w:val="00795B74"/>
    <w:rsid w:val="007A3C9E"/>
    <w:rsid w:val="007B2DBC"/>
    <w:rsid w:val="007B5BB4"/>
    <w:rsid w:val="007C012D"/>
    <w:rsid w:val="007C0C14"/>
    <w:rsid w:val="007C259F"/>
    <w:rsid w:val="007C30CF"/>
    <w:rsid w:val="007C5709"/>
    <w:rsid w:val="007D247B"/>
    <w:rsid w:val="007D2AA9"/>
    <w:rsid w:val="007E0F1E"/>
    <w:rsid w:val="007E4195"/>
    <w:rsid w:val="007E78C6"/>
    <w:rsid w:val="007F1B51"/>
    <w:rsid w:val="007F4BA7"/>
    <w:rsid w:val="007F6A77"/>
    <w:rsid w:val="00801AC4"/>
    <w:rsid w:val="00814A30"/>
    <w:rsid w:val="00820673"/>
    <w:rsid w:val="00823D7D"/>
    <w:rsid w:val="00831D06"/>
    <w:rsid w:val="00832FD6"/>
    <w:rsid w:val="008371CE"/>
    <w:rsid w:val="008403CE"/>
    <w:rsid w:val="008465EB"/>
    <w:rsid w:val="008965C3"/>
    <w:rsid w:val="008A441A"/>
    <w:rsid w:val="008A584B"/>
    <w:rsid w:val="008B6D52"/>
    <w:rsid w:val="008C1FC2"/>
    <w:rsid w:val="008E3F8F"/>
    <w:rsid w:val="008F241F"/>
    <w:rsid w:val="009132F5"/>
    <w:rsid w:val="009136A6"/>
    <w:rsid w:val="009179E9"/>
    <w:rsid w:val="00920F96"/>
    <w:rsid w:val="00921631"/>
    <w:rsid w:val="00921B5B"/>
    <w:rsid w:val="00927957"/>
    <w:rsid w:val="00935FA8"/>
    <w:rsid w:val="00940513"/>
    <w:rsid w:val="00945450"/>
    <w:rsid w:val="00950D74"/>
    <w:rsid w:val="00951D37"/>
    <w:rsid w:val="009523CC"/>
    <w:rsid w:val="009537C6"/>
    <w:rsid w:val="00955DDB"/>
    <w:rsid w:val="00963FE1"/>
    <w:rsid w:val="00974823"/>
    <w:rsid w:val="00975A39"/>
    <w:rsid w:val="009A43C8"/>
    <w:rsid w:val="009B6B84"/>
    <w:rsid w:val="009C1573"/>
    <w:rsid w:val="009C6E51"/>
    <w:rsid w:val="009D716C"/>
    <w:rsid w:val="009E4F50"/>
    <w:rsid w:val="009F4BD6"/>
    <w:rsid w:val="009F65E8"/>
    <w:rsid w:val="00A016D9"/>
    <w:rsid w:val="00A05ACD"/>
    <w:rsid w:val="00A06097"/>
    <w:rsid w:val="00A20941"/>
    <w:rsid w:val="00A24350"/>
    <w:rsid w:val="00A268CE"/>
    <w:rsid w:val="00A44AD9"/>
    <w:rsid w:val="00A5436A"/>
    <w:rsid w:val="00A615A4"/>
    <w:rsid w:val="00A6309C"/>
    <w:rsid w:val="00AA21CE"/>
    <w:rsid w:val="00AA468F"/>
    <w:rsid w:val="00AA7DFB"/>
    <w:rsid w:val="00AB0CAD"/>
    <w:rsid w:val="00AB5841"/>
    <w:rsid w:val="00AB6FD8"/>
    <w:rsid w:val="00AC3410"/>
    <w:rsid w:val="00AE15C5"/>
    <w:rsid w:val="00AE3CC6"/>
    <w:rsid w:val="00AE58D1"/>
    <w:rsid w:val="00AE7A8E"/>
    <w:rsid w:val="00B00773"/>
    <w:rsid w:val="00B023C6"/>
    <w:rsid w:val="00B05607"/>
    <w:rsid w:val="00B1051B"/>
    <w:rsid w:val="00B111EE"/>
    <w:rsid w:val="00B26C4B"/>
    <w:rsid w:val="00B276E1"/>
    <w:rsid w:val="00B3064C"/>
    <w:rsid w:val="00B36E03"/>
    <w:rsid w:val="00B40560"/>
    <w:rsid w:val="00B40970"/>
    <w:rsid w:val="00B41AD7"/>
    <w:rsid w:val="00B4631F"/>
    <w:rsid w:val="00B46515"/>
    <w:rsid w:val="00B54432"/>
    <w:rsid w:val="00B56487"/>
    <w:rsid w:val="00B654B1"/>
    <w:rsid w:val="00B66A52"/>
    <w:rsid w:val="00B701CD"/>
    <w:rsid w:val="00B74B1A"/>
    <w:rsid w:val="00B8085B"/>
    <w:rsid w:val="00B80A3F"/>
    <w:rsid w:val="00B85FF8"/>
    <w:rsid w:val="00BB26B2"/>
    <w:rsid w:val="00BB56FC"/>
    <w:rsid w:val="00BC4812"/>
    <w:rsid w:val="00BC5DEF"/>
    <w:rsid w:val="00BD3DFE"/>
    <w:rsid w:val="00BE3389"/>
    <w:rsid w:val="00BE76F0"/>
    <w:rsid w:val="00BE7735"/>
    <w:rsid w:val="00BF7A8B"/>
    <w:rsid w:val="00C06C6B"/>
    <w:rsid w:val="00C266BA"/>
    <w:rsid w:val="00C27195"/>
    <w:rsid w:val="00C34DA1"/>
    <w:rsid w:val="00C413B0"/>
    <w:rsid w:val="00C47AA3"/>
    <w:rsid w:val="00C65BE7"/>
    <w:rsid w:val="00C66243"/>
    <w:rsid w:val="00C66B85"/>
    <w:rsid w:val="00C73BD7"/>
    <w:rsid w:val="00C74DBA"/>
    <w:rsid w:val="00C77D40"/>
    <w:rsid w:val="00C8292B"/>
    <w:rsid w:val="00C87714"/>
    <w:rsid w:val="00C924D0"/>
    <w:rsid w:val="00C959E3"/>
    <w:rsid w:val="00CA1461"/>
    <w:rsid w:val="00CA4770"/>
    <w:rsid w:val="00CB0296"/>
    <w:rsid w:val="00CC208F"/>
    <w:rsid w:val="00CC465F"/>
    <w:rsid w:val="00CD2D4F"/>
    <w:rsid w:val="00CD3CD1"/>
    <w:rsid w:val="00CD570A"/>
    <w:rsid w:val="00CD6510"/>
    <w:rsid w:val="00CE08F9"/>
    <w:rsid w:val="00CE2808"/>
    <w:rsid w:val="00CE3DDF"/>
    <w:rsid w:val="00CE5FE7"/>
    <w:rsid w:val="00CF6416"/>
    <w:rsid w:val="00CF6E01"/>
    <w:rsid w:val="00D002CC"/>
    <w:rsid w:val="00D00434"/>
    <w:rsid w:val="00D01E28"/>
    <w:rsid w:val="00D022A9"/>
    <w:rsid w:val="00D05618"/>
    <w:rsid w:val="00D05875"/>
    <w:rsid w:val="00D12B96"/>
    <w:rsid w:val="00D1723E"/>
    <w:rsid w:val="00D17527"/>
    <w:rsid w:val="00D26912"/>
    <w:rsid w:val="00D305DA"/>
    <w:rsid w:val="00D32482"/>
    <w:rsid w:val="00D4276F"/>
    <w:rsid w:val="00D47303"/>
    <w:rsid w:val="00D5336F"/>
    <w:rsid w:val="00D540B6"/>
    <w:rsid w:val="00D54F0A"/>
    <w:rsid w:val="00D651E2"/>
    <w:rsid w:val="00D662CB"/>
    <w:rsid w:val="00D71C5B"/>
    <w:rsid w:val="00D73CAB"/>
    <w:rsid w:val="00D80126"/>
    <w:rsid w:val="00D818CB"/>
    <w:rsid w:val="00D85A62"/>
    <w:rsid w:val="00D86047"/>
    <w:rsid w:val="00D9232A"/>
    <w:rsid w:val="00D95DF7"/>
    <w:rsid w:val="00DA0D23"/>
    <w:rsid w:val="00DA3389"/>
    <w:rsid w:val="00DA53D8"/>
    <w:rsid w:val="00DB5EF2"/>
    <w:rsid w:val="00DB7AE6"/>
    <w:rsid w:val="00DC018D"/>
    <w:rsid w:val="00DC57D8"/>
    <w:rsid w:val="00DC5A83"/>
    <w:rsid w:val="00DC6B9D"/>
    <w:rsid w:val="00DD2339"/>
    <w:rsid w:val="00DD3D05"/>
    <w:rsid w:val="00DE3441"/>
    <w:rsid w:val="00DF10B2"/>
    <w:rsid w:val="00E00EB8"/>
    <w:rsid w:val="00E01B4E"/>
    <w:rsid w:val="00E04243"/>
    <w:rsid w:val="00E076EC"/>
    <w:rsid w:val="00E22E12"/>
    <w:rsid w:val="00E25B9A"/>
    <w:rsid w:val="00E2689E"/>
    <w:rsid w:val="00E26AC3"/>
    <w:rsid w:val="00E26CAC"/>
    <w:rsid w:val="00E36B9C"/>
    <w:rsid w:val="00E4290E"/>
    <w:rsid w:val="00E466D1"/>
    <w:rsid w:val="00E5406A"/>
    <w:rsid w:val="00E66064"/>
    <w:rsid w:val="00E66E58"/>
    <w:rsid w:val="00E70B0B"/>
    <w:rsid w:val="00E70F3B"/>
    <w:rsid w:val="00E74E98"/>
    <w:rsid w:val="00E8025D"/>
    <w:rsid w:val="00E85FFB"/>
    <w:rsid w:val="00E86C69"/>
    <w:rsid w:val="00E87AE2"/>
    <w:rsid w:val="00E913CF"/>
    <w:rsid w:val="00E92E10"/>
    <w:rsid w:val="00E95425"/>
    <w:rsid w:val="00E9574D"/>
    <w:rsid w:val="00E95841"/>
    <w:rsid w:val="00EA5C44"/>
    <w:rsid w:val="00EB2A9E"/>
    <w:rsid w:val="00EC3F6E"/>
    <w:rsid w:val="00ED3441"/>
    <w:rsid w:val="00EE6B0C"/>
    <w:rsid w:val="00EE770A"/>
    <w:rsid w:val="00F1286E"/>
    <w:rsid w:val="00F151EE"/>
    <w:rsid w:val="00F16471"/>
    <w:rsid w:val="00F25A1C"/>
    <w:rsid w:val="00F3505C"/>
    <w:rsid w:val="00F426E2"/>
    <w:rsid w:val="00F5116F"/>
    <w:rsid w:val="00F63A83"/>
    <w:rsid w:val="00F66AC9"/>
    <w:rsid w:val="00F718A5"/>
    <w:rsid w:val="00F751CF"/>
    <w:rsid w:val="00F8078A"/>
    <w:rsid w:val="00F813C9"/>
    <w:rsid w:val="00F83177"/>
    <w:rsid w:val="00F90CA2"/>
    <w:rsid w:val="00F954A7"/>
    <w:rsid w:val="00F964FC"/>
    <w:rsid w:val="00F977A0"/>
    <w:rsid w:val="00FA2DCC"/>
    <w:rsid w:val="00FA7A3A"/>
    <w:rsid w:val="00FB09BB"/>
    <w:rsid w:val="00FB0D5B"/>
    <w:rsid w:val="00FB18E0"/>
    <w:rsid w:val="00FB576C"/>
    <w:rsid w:val="00FB5F0B"/>
    <w:rsid w:val="00FC6BBF"/>
    <w:rsid w:val="00FD30F9"/>
    <w:rsid w:val="00FE0C10"/>
    <w:rsid w:val="00FF0150"/>
    <w:rsid w:val="00FF3E9D"/>
    <w:rsid w:val="00FF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 w:id="205901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A41C-D7D5-8246-B374-9C0D8330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17</Pages>
  <Words>36449</Words>
  <Characters>207765</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22</cp:revision>
  <dcterms:created xsi:type="dcterms:W3CDTF">2021-03-16T15:15:00Z</dcterms:created>
  <dcterms:modified xsi:type="dcterms:W3CDTF">2021-03-16T19:09:00Z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http://www.zotero.org/styles/conservation-biology</vt:lpwstr>
  </property>
  <property fmtid="{D5CDD505-2E9C-101B-9397-08002B2CF9AE}" pid="11" name="Mendeley Recent Style Name 4_1">
    <vt:lpwstr>Conservation Biology</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http://www.zotero.org/styles/functional-ecology</vt:lpwstr>
  </property>
</Properties>
</file>