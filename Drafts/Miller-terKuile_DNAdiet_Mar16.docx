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43F64" w14:textId="37B4E883" w:rsidR="00546DF8" w:rsidRDefault="00B701CD" w:rsidP="003F3823">
      <w:pPr>
        <w:rPr>
          <w:rFonts w:ascii="Times New Roman" w:hAnsi="Times New Roman" w:cs="Times New Roman"/>
        </w:rPr>
      </w:pPr>
      <w:r>
        <w:rPr>
          <w:rFonts w:ascii="Times New Roman" w:hAnsi="Times New Roman" w:cs="Times New Roman"/>
        </w:rPr>
        <w:t>Title:</w:t>
      </w:r>
      <w:r w:rsidR="00546DF8">
        <w:rPr>
          <w:rFonts w:ascii="Times New Roman" w:hAnsi="Times New Roman" w:cs="Times New Roman"/>
        </w:rPr>
        <w:t xml:space="preserve"> </w:t>
      </w:r>
      <w:r w:rsidR="00F66AC9">
        <w:rPr>
          <w:rFonts w:ascii="Times New Roman" w:hAnsi="Times New Roman" w:cs="Times New Roman"/>
        </w:rPr>
        <w:t>Predator-prey interaction</w:t>
      </w:r>
      <w:r w:rsidR="00C266BA">
        <w:rPr>
          <w:rFonts w:ascii="Times New Roman" w:hAnsi="Times New Roman" w:cs="Times New Roman"/>
        </w:rPr>
        <w:t xml:space="preserve"> outcome</w:t>
      </w:r>
      <w:r w:rsidR="00F66AC9">
        <w:rPr>
          <w:rFonts w:ascii="Times New Roman" w:hAnsi="Times New Roman" w:cs="Times New Roman"/>
        </w:rPr>
        <w:t xml:space="preserve">s </w:t>
      </w:r>
      <w:r w:rsidR="004D3EE5">
        <w:rPr>
          <w:rFonts w:ascii="Times New Roman" w:hAnsi="Times New Roman" w:cs="Times New Roman"/>
        </w:rPr>
        <w:t xml:space="preserve">in terrestrial invertebrates </w:t>
      </w:r>
      <w:r w:rsidR="00F66AC9">
        <w:rPr>
          <w:rFonts w:ascii="Times New Roman" w:hAnsi="Times New Roman" w:cs="Times New Roman"/>
        </w:rPr>
        <w:t xml:space="preserve">are determined by </w:t>
      </w:r>
      <w:r w:rsidR="00C266BA">
        <w:rPr>
          <w:rFonts w:ascii="Times New Roman" w:hAnsi="Times New Roman" w:cs="Times New Roman"/>
        </w:rPr>
        <w:t xml:space="preserve">predator </w:t>
      </w:r>
      <w:r w:rsidR="00F66AC9">
        <w:rPr>
          <w:rFonts w:ascii="Times New Roman" w:hAnsi="Times New Roman" w:cs="Times New Roman"/>
        </w:rPr>
        <w:t>body size</w:t>
      </w:r>
      <w:r w:rsidR="008306A9">
        <w:rPr>
          <w:rFonts w:ascii="Times New Roman" w:hAnsi="Times New Roman" w:cs="Times New Roman"/>
        </w:rPr>
        <w:t xml:space="preserve">, species identity, </w:t>
      </w:r>
      <w:r w:rsidR="00F66AC9">
        <w:rPr>
          <w:rFonts w:ascii="Times New Roman" w:hAnsi="Times New Roman" w:cs="Times New Roman"/>
        </w:rPr>
        <w:t>and hunting traits</w:t>
      </w:r>
      <w:r w:rsidR="009179E9">
        <w:rPr>
          <w:rFonts w:ascii="Times New Roman" w:hAnsi="Times New Roman" w:cs="Times New Roman"/>
        </w:rPr>
        <w:t xml:space="preserve"> inferred from</w:t>
      </w:r>
      <w:r w:rsidR="00546DF8">
        <w:rPr>
          <w:rFonts w:ascii="Times New Roman" w:hAnsi="Times New Roman" w:cs="Times New Roman"/>
        </w:rPr>
        <w:t xml:space="preserve"> diet DNA metabarcoding data</w:t>
      </w:r>
      <w:r w:rsidR="008A584B">
        <w:rPr>
          <w:rFonts w:ascii="Times New Roman" w:hAnsi="Times New Roman" w:cs="Times New Roman"/>
        </w:rPr>
        <w:t xml:space="preserve">  </w:t>
      </w:r>
    </w:p>
    <w:p w14:paraId="4DD6EA19" w14:textId="77777777" w:rsidR="001A0516" w:rsidRDefault="001A0516" w:rsidP="003F3823">
      <w:pPr>
        <w:rPr>
          <w:rFonts w:ascii="Times New Roman" w:hAnsi="Times New Roman" w:cs="Times New Roman"/>
        </w:rPr>
      </w:pPr>
    </w:p>
    <w:p w14:paraId="19944CFA" w14:textId="5F4B86B9" w:rsidR="004F1FFA" w:rsidRDefault="001A0516" w:rsidP="003F3823">
      <w:pPr>
        <w:rPr>
          <w:rFonts w:ascii="Times New Roman" w:hAnsi="Times New Roman" w:cs="Times New Roman"/>
        </w:rPr>
      </w:pPr>
      <w:r>
        <w:rPr>
          <w:rFonts w:ascii="Times New Roman" w:hAnsi="Times New Roman" w:cs="Times New Roman"/>
        </w:rPr>
        <w:t>Author</w:t>
      </w:r>
      <w:r w:rsidR="00737792">
        <w:rPr>
          <w:rFonts w:ascii="Times New Roman" w:hAnsi="Times New Roman" w:cs="Times New Roman"/>
        </w:rPr>
        <w:t>s</w:t>
      </w:r>
      <w:r w:rsidR="0044605D">
        <w:rPr>
          <w:rFonts w:ascii="Times New Roman" w:hAnsi="Times New Roman" w:cs="Times New Roman"/>
        </w:rPr>
        <w:t xml:space="preserve">: Ana </w:t>
      </w:r>
      <w:proofErr w:type="spellStart"/>
      <w:r w:rsidR="0044605D">
        <w:rPr>
          <w:rFonts w:ascii="Times New Roman" w:hAnsi="Times New Roman" w:cs="Times New Roman"/>
        </w:rPr>
        <w:t>Miller-ter</w:t>
      </w:r>
      <w:proofErr w:type="spellEnd"/>
      <w:r w:rsidR="0044605D">
        <w:rPr>
          <w:rFonts w:ascii="Times New Roman" w:hAnsi="Times New Roman" w:cs="Times New Roman"/>
        </w:rPr>
        <w:t xml:space="preserve"> Kuile</w:t>
      </w:r>
      <w:r w:rsidRPr="001A0516">
        <w:rPr>
          <w:rFonts w:ascii="Times New Roman" w:hAnsi="Times New Roman" w:cs="Times New Roman"/>
          <w:vertAlign w:val="superscript"/>
        </w:rPr>
        <w:t>1</w:t>
      </w:r>
      <w:r w:rsidR="0044605D">
        <w:rPr>
          <w:rFonts w:ascii="Times New Roman" w:hAnsi="Times New Roman" w:cs="Times New Roman"/>
        </w:rPr>
        <w:t>, Austen Apigo</w:t>
      </w:r>
      <w:r w:rsidRPr="001A0516">
        <w:rPr>
          <w:rFonts w:ascii="Times New Roman" w:hAnsi="Times New Roman" w:cs="Times New Roman"/>
          <w:vertAlign w:val="superscript"/>
        </w:rPr>
        <w:t>1</w:t>
      </w:r>
      <w:r w:rsidR="0044605D">
        <w:rPr>
          <w:rFonts w:ascii="Times New Roman" w:hAnsi="Times New Roman" w:cs="Times New Roman"/>
        </w:rPr>
        <w:t xml:space="preserve">, </w:t>
      </w:r>
      <w:r w:rsidR="00C924D0">
        <w:rPr>
          <w:rFonts w:ascii="Times New Roman" w:hAnsi="Times New Roman" w:cs="Times New Roman"/>
        </w:rPr>
        <w:t>An Bui</w:t>
      </w:r>
      <w:r w:rsidRPr="001A0516">
        <w:rPr>
          <w:rFonts w:ascii="Times New Roman" w:hAnsi="Times New Roman" w:cs="Times New Roman"/>
          <w:vertAlign w:val="superscript"/>
        </w:rPr>
        <w:t>1</w:t>
      </w:r>
      <w:r w:rsidR="00C924D0">
        <w:rPr>
          <w:rFonts w:ascii="Times New Roman" w:hAnsi="Times New Roman" w:cs="Times New Roman"/>
        </w:rPr>
        <w:t>, Bart</w:t>
      </w:r>
      <w:r w:rsidR="00531683">
        <w:rPr>
          <w:rFonts w:ascii="Times New Roman" w:hAnsi="Times New Roman" w:cs="Times New Roman"/>
        </w:rPr>
        <w:t xml:space="preserve"> </w:t>
      </w:r>
      <w:r w:rsidR="00C924D0">
        <w:rPr>
          <w:rFonts w:ascii="Times New Roman" w:hAnsi="Times New Roman" w:cs="Times New Roman"/>
        </w:rPr>
        <w:t>DiFiore</w:t>
      </w:r>
      <w:r w:rsidRPr="001A0516">
        <w:rPr>
          <w:rFonts w:ascii="Times New Roman" w:hAnsi="Times New Roman" w:cs="Times New Roman"/>
          <w:vertAlign w:val="superscript"/>
        </w:rPr>
        <w:t>1</w:t>
      </w:r>
      <w:r w:rsidR="00C924D0">
        <w:rPr>
          <w:rFonts w:ascii="Times New Roman" w:hAnsi="Times New Roman" w:cs="Times New Roman"/>
        </w:rPr>
        <w:t>, Elizabeth Forbes</w:t>
      </w:r>
      <w:r w:rsidRPr="001A0516">
        <w:rPr>
          <w:rFonts w:ascii="Times New Roman" w:hAnsi="Times New Roman" w:cs="Times New Roman"/>
          <w:vertAlign w:val="superscript"/>
        </w:rPr>
        <w:t>1</w:t>
      </w:r>
      <w:r w:rsidR="00C924D0">
        <w:rPr>
          <w:rFonts w:ascii="Times New Roman" w:hAnsi="Times New Roman" w:cs="Times New Roman"/>
        </w:rPr>
        <w:t>, Michelle Lee</w:t>
      </w:r>
      <w:r w:rsidRPr="001A0516">
        <w:rPr>
          <w:rFonts w:ascii="Times New Roman" w:hAnsi="Times New Roman" w:cs="Times New Roman"/>
          <w:vertAlign w:val="superscript"/>
        </w:rPr>
        <w:t>1</w:t>
      </w:r>
      <w:r w:rsidR="00C924D0">
        <w:rPr>
          <w:rFonts w:ascii="Times New Roman" w:hAnsi="Times New Roman" w:cs="Times New Roman"/>
        </w:rPr>
        <w:t xml:space="preserve">, </w:t>
      </w:r>
      <w:r w:rsidR="00E95425">
        <w:rPr>
          <w:rFonts w:ascii="Times New Roman" w:hAnsi="Times New Roman" w:cs="Times New Roman"/>
        </w:rPr>
        <w:t>Devyn Orr</w:t>
      </w:r>
      <w:r w:rsidRPr="001A0516">
        <w:rPr>
          <w:rFonts w:ascii="Times New Roman" w:hAnsi="Times New Roman" w:cs="Times New Roman"/>
          <w:vertAlign w:val="superscript"/>
        </w:rPr>
        <w:t>1</w:t>
      </w:r>
      <w:r w:rsidR="00E95425">
        <w:rPr>
          <w:rFonts w:ascii="Times New Roman" w:hAnsi="Times New Roman" w:cs="Times New Roman"/>
        </w:rPr>
        <w:t xml:space="preserve">, </w:t>
      </w:r>
      <w:r w:rsidR="00C924D0">
        <w:rPr>
          <w:rFonts w:ascii="Times New Roman" w:hAnsi="Times New Roman" w:cs="Times New Roman"/>
        </w:rPr>
        <w:t xml:space="preserve">Daniel </w:t>
      </w:r>
      <w:r w:rsidR="00737792">
        <w:rPr>
          <w:rFonts w:ascii="Times New Roman" w:hAnsi="Times New Roman" w:cs="Times New Roman"/>
        </w:rPr>
        <w:t xml:space="preserve">L. </w:t>
      </w:r>
      <w:r w:rsidR="00C924D0">
        <w:rPr>
          <w:rFonts w:ascii="Times New Roman" w:hAnsi="Times New Roman" w:cs="Times New Roman"/>
        </w:rPr>
        <w:t>Preston</w:t>
      </w:r>
      <w:r w:rsidRPr="001A0516">
        <w:rPr>
          <w:rFonts w:ascii="Times New Roman" w:hAnsi="Times New Roman" w:cs="Times New Roman"/>
          <w:vertAlign w:val="superscript"/>
        </w:rPr>
        <w:t>2</w:t>
      </w:r>
      <w:r w:rsidR="00C924D0">
        <w:rPr>
          <w:rFonts w:ascii="Times New Roman" w:hAnsi="Times New Roman" w:cs="Times New Roman"/>
        </w:rPr>
        <w:t>, Rachel Behm</w:t>
      </w:r>
      <w:r w:rsidRPr="001A0516">
        <w:rPr>
          <w:rFonts w:ascii="Times New Roman" w:hAnsi="Times New Roman" w:cs="Times New Roman"/>
          <w:vertAlign w:val="superscript"/>
        </w:rPr>
        <w:t>1</w:t>
      </w:r>
      <w:r w:rsidR="00C924D0">
        <w:rPr>
          <w:rFonts w:ascii="Times New Roman" w:hAnsi="Times New Roman" w:cs="Times New Roman"/>
        </w:rPr>
        <w:t xml:space="preserve">, </w:t>
      </w:r>
      <w:r w:rsidR="00C34DA1">
        <w:rPr>
          <w:rFonts w:ascii="Times New Roman" w:hAnsi="Times New Roman" w:cs="Times New Roman"/>
        </w:rPr>
        <w:t>Taylor Bogar</w:t>
      </w:r>
      <w:r w:rsidRPr="001A0516">
        <w:rPr>
          <w:rFonts w:ascii="Times New Roman" w:hAnsi="Times New Roman" w:cs="Times New Roman"/>
          <w:vertAlign w:val="superscript"/>
        </w:rPr>
        <w:t>1</w:t>
      </w:r>
      <w:r w:rsidR="00C34DA1">
        <w:rPr>
          <w:rFonts w:ascii="Times New Roman" w:hAnsi="Times New Roman" w:cs="Times New Roman"/>
        </w:rPr>
        <w:t>, Jasmine Childress</w:t>
      </w:r>
      <w:r w:rsidRPr="001A0516">
        <w:rPr>
          <w:rFonts w:ascii="Times New Roman" w:hAnsi="Times New Roman" w:cs="Times New Roman"/>
          <w:vertAlign w:val="superscript"/>
        </w:rPr>
        <w:t>1</w:t>
      </w:r>
      <w:r w:rsidR="00C34DA1">
        <w:rPr>
          <w:rFonts w:ascii="Times New Roman" w:hAnsi="Times New Roman" w:cs="Times New Roman"/>
        </w:rPr>
        <w:t>, Rodolfo Dirzo</w:t>
      </w:r>
      <w:r w:rsidRPr="001A0516">
        <w:rPr>
          <w:rFonts w:ascii="Times New Roman" w:hAnsi="Times New Roman" w:cs="Times New Roman"/>
          <w:vertAlign w:val="superscript"/>
        </w:rPr>
        <w:t>3</w:t>
      </w:r>
      <w:r w:rsidR="00C34DA1">
        <w:rPr>
          <w:rFonts w:ascii="Times New Roman" w:hAnsi="Times New Roman" w:cs="Times New Roman"/>
        </w:rPr>
        <w:t xml:space="preserve">, </w:t>
      </w:r>
      <w:r w:rsidR="004F1FFA">
        <w:rPr>
          <w:rFonts w:ascii="Times New Roman" w:hAnsi="Times New Roman" w:cs="Times New Roman"/>
        </w:rPr>
        <w:t>Maggie Klope</w:t>
      </w:r>
      <w:r w:rsidRPr="001A0516">
        <w:rPr>
          <w:rFonts w:ascii="Times New Roman" w:hAnsi="Times New Roman" w:cs="Times New Roman"/>
          <w:vertAlign w:val="superscript"/>
        </w:rPr>
        <w:t>1</w:t>
      </w:r>
      <w:r w:rsidR="004F1FFA">
        <w:rPr>
          <w:rFonts w:ascii="Times New Roman" w:hAnsi="Times New Roman" w:cs="Times New Roman"/>
        </w:rPr>
        <w:t>, Kevin Lafferty</w:t>
      </w:r>
      <w:r w:rsidRPr="001A0516">
        <w:rPr>
          <w:rFonts w:ascii="Times New Roman" w:hAnsi="Times New Roman" w:cs="Times New Roman"/>
          <w:vertAlign w:val="superscript"/>
        </w:rPr>
        <w:t>4</w:t>
      </w:r>
      <w:r w:rsidR="004F1FFA">
        <w:rPr>
          <w:rFonts w:ascii="Times New Roman" w:hAnsi="Times New Roman" w:cs="Times New Roman"/>
        </w:rPr>
        <w:t>, John McLaughlin</w:t>
      </w:r>
      <w:r w:rsidRPr="001A0516">
        <w:rPr>
          <w:rFonts w:ascii="Times New Roman" w:hAnsi="Times New Roman" w:cs="Times New Roman"/>
          <w:vertAlign w:val="superscript"/>
        </w:rPr>
        <w:t>1</w:t>
      </w:r>
      <w:r w:rsidR="004F1FFA">
        <w:rPr>
          <w:rFonts w:ascii="Times New Roman" w:hAnsi="Times New Roman" w:cs="Times New Roman"/>
        </w:rPr>
        <w:t>, Marisa Morse</w:t>
      </w:r>
      <w:r w:rsidRPr="001A0516">
        <w:rPr>
          <w:rFonts w:ascii="Times New Roman" w:hAnsi="Times New Roman" w:cs="Times New Roman"/>
          <w:vertAlign w:val="superscript"/>
        </w:rPr>
        <w:t>1</w:t>
      </w:r>
      <w:r w:rsidR="004F1FFA">
        <w:rPr>
          <w:rFonts w:ascii="Times New Roman" w:hAnsi="Times New Roman" w:cs="Times New Roman"/>
        </w:rPr>
        <w:t>, Carina Motta</w:t>
      </w:r>
      <w:r w:rsidRPr="001A0516">
        <w:rPr>
          <w:rFonts w:ascii="Times New Roman" w:hAnsi="Times New Roman" w:cs="Times New Roman"/>
          <w:vertAlign w:val="superscript"/>
        </w:rPr>
        <w:t>1</w:t>
      </w:r>
      <w:r w:rsidR="004F1FFA">
        <w:rPr>
          <w:rFonts w:ascii="Times New Roman" w:hAnsi="Times New Roman" w:cs="Times New Roman"/>
        </w:rPr>
        <w:t xml:space="preserve">, </w:t>
      </w:r>
      <w:r w:rsidR="009179E9">
        <w:rPr>
          <w:rFonts w:ascii="Times New Roman" w:hAnsi="Times New Roman" w:cs="Times New Roman"/>
        </w:rPr>
        <w:t>Kevin Park</w:t>
      </w:r>
      <w:r w:rsidRPr="001A0516">
        <w:rPr>
          <w:rFonts w:ascii="Times New Roman" w:hAnsi="Times New Roman" w:cs="Times New Roman"/>
          <w:vertAlign w:val="superscript"/>
        </w:rPr>
        <w:t>1</w:t>
      </w:r>
      <w:r w:rsidR="009179E9">
        <w:rPr>
          <w:rFonts w:ascii="Times New Roman" w:hAnsi="Times New Roman" w:cs="Times New Roman"/>
        </w:rPr>
        <w:t xml:space="preserve">, </w:t>
      </w:r>
      <w:r w:rsidR="004F1FFA">
        <w:rPr>
          <w:rFonts w:ascii="Times New Roman" w:hAnsi="Times New Roman" w:cs="Times New Roman"/>
        </w:rPr>
        <w:t>Katherine Plummer</w:t>
      </w:r>
      <w:r w:rsidRPr="001A0516">
        <w:rPr>
          <w:rFonts w:ascii="Times New Roman" w:hAnsi="Times New Roman" w:cs="Times New Roman"/>
          <w:vertAlign w:val="superscript"/>
        </w:rPr>
        <w:t>3</w:t>
      </w:r>
      <w:r w:rsidR="004F1FFA">
        <w:rPr>
          <w:rFonts w:ascii="Times New Roman" w:hAnsi="Times New Roman" w:cs="Times New Roman"/>
        </w:rPr>
        <w:t xml:space="preserve">, </w:t>
      </w:r>
      <w:r w:rsidR="00D12B96">
        <w:rPr>
          <w:rFonts w:ascii="Times New Roman" w:hAnsi="Times New Roman" w:cs="Times New Roman"/>
        </w:rPr>
        <w:t>David Weber</w:t>
      </w:r>
      <w:r w:rsidRPr="001A0516">
        <w:rPr>
          <w:rFonts w:ascii="Times New Roman" w:hAnsi="Times New Roman" w:cs="Times New Roman"/>
          <w:vertAlign w:val="superscript"/>
        </w:rPr>
        <w:t>3</w:t>
      </w:r>
      <w:r w:rsidR="00D12B96">
        <w:rPr>
          <w:rFonts w:ascii="Times New Roman" w:hAnsi="Times New Roman" w:cs="Times New Roman"/>
        </w:rPr>
        <w:t xml:space="preserve">, </w:t>
      </w:r>
      <w:r w:rsidR="00B40560">
        <w:rPr>
          <w:rFonts w:ascii="Times New Roman" w:hAnsi="Times New Roman" w:cs="Times New Roman"/>
        </w:rPr>
        <w:t>Ronny Young</w:t>
      </w:r>
      <w:r w:rsidRPr="001A0516">
        <w:rPr>
          <w:rFonts w:ascii="Times New Roman" w:hAnsi="Times New Roman" w:cs="Times New Roman"/>
          <w:vertAlign w:val="superscript"/>
        </w:rPr>
        <w:t>1</w:t>
      </w:r>
      <w:r w:rsidR="00B40560">
        <w:rPr>
          <w:rFonts w:ascii="Times New Roman" w:hAnsi="Times New Roman" w:cs="Times New Roman"/>
        </w:rPr>
        <w:t xml:space="preserve">, </w:t>
      </w:r>
      <w:r w:rsidR="004F1FFA">
        <w:rPr>
          <w:rFonts w:ascii="Times New Roman" w:hAnsi="Times New Roman" w:cs="Times New Roman"/>
        </w:rPr>
        <w:t xml:space="preserve">Hillary </w:t>
      </w:r>
      <w:commentRangeStart w:id="0"/>
      <w:r w:rsidR="004F1FFA">
        <w:rPr>
          <w:rFonts w:ascii="Times New Roman" w:hAnsi="Times New Roman" w:cs="Times New Roman"/>
        </w:rPr>
        <w:t>Young</w:t>
      </w:r>
      <w:commentRangeEnd w:id="0"/>
      <w:r w:rsidRPr="001A0516">
        <w:rPr>
          <w:rFonts w:ascii="Times New Roman" w:hAnsi="Times New Roman" w:cs="Times New Roman"/>
          <w:vertAlign w:val="superscript"/>
        </w:rPr>
        <w:t>1</w:t>
      </w:r>
      <w:r w:rsidR="002A3D63" w:rsidRPr="001A0516">
        <w:rPr>
          <w:rStyle w:val="CommentReference"/>
          <w:vertAlign w:val="superscript"/>
        </w:rPr>
        <w:commentReference w:id="0"/>
      </w:r>
    </w:p>
    <w:p w14:paraId="5EC9BEBB" w14:textId="198781E6" w:rsidR="001A0516" w:rsidRPr="00737792" w:rsidRDefault="001A0516" w:rsidP="003F3823">
      <w:pPr>
        <w:rPr>
          <w:rFonts w:ascii="Times New Roman" w:hAnsi="Times New Roman" w:cs="Times New Roman"/>
        </w:rPr>
      </w:pPr>
    </w:p>
    <w:p w14:paraId="7E8F16DD" w14:textId="319FD00E" w:rsidR="001A0516" w:rsidRPr="00737792" w:rsidRDefault="001A0516" w:rsidP="003F3823">
      <w:pPr>
        <w:rPr>
          <w:rFonts w:ascii="Times New Roman" w:hAnsi="Times New Roman" w:cs="Times New Roman"/>
        </w:rPr>
      </w:pPr>
      <w:r w:rsidRPr="00737792">
        <w:rPr>
          <w:rFonts w:ascii="Times New Roman" w:hAnsi="Times New Roman" w:cs="Times New Roman"/>
          <w:vertAlign w:val="superscript"/>
        </w:rPr>
        <w:t>1</w:t>
      </w:r>
      <w:r w:rsidR="00737792">
        <w:rPr>
          <w:rFonts w:ascii="Times New Roman" w:hAnsi="Times New Roman" w:cs="Times New Roman"/>
        </w:rPr>
        <w:t xml:space="preserve"> Department of Ecology, Evolution, and Marine Biology, University of California, Santa Barbara</w:t>
      </w:r>
    </w:p>
    <w:p w14:paraId="18DCABE8" w14:textId="462E7A70" w:rsidR="001A0516" w:rsidRPr="00737792" w:rsidRDefault="001A0516" w:rsidP="003F3823">
      <w:pPr>
        <w:rPr>
          <w:rFonts w:ascii="Times New Roman" w:hAnsi="Times New Roman" w:cs="Times New Roman"/>
        </w:rPr>
      </w:pPr>
      <w:r w:rsidRPr="00737792">
        <w:rPr>
          <w:rFonts w:ascii="Times New Roman" w:hAnsi="Times New Roman" w:cs="Times New Roman"/>
          <w:vertAlign w:val="superscript"/>
        </w:rPr>
        <w:t>2</w:t>
      </w:r>
      <w:r w:rsidR="00737792">
        <w:rPr>
          <w:rFonts w:ascii="Times New Roman" w:hAnsi="Times New Roman" w:cs="Times New Roman"/>
        </w:rPr>
        <w:t xml:space="preserve"> </w:t>
      </w:r>
      <w:r w:rsidR="00737792" w:rsidRPr="00737792">
        <w:rPr>
          <w:rFonts w:ascii="Times New Roman" w:hAnsi="Times New Roman" w:cs="Times New Roman"/>
        </w:rPr>
        <w:t>Department of Fish, Wildlife, and Conservation Biology, Colorado State University, Fort Collins CO 80523</w:t>
      </w:r>
    </w:p>
    <w:p w14:paraId="7C85EF9B" w14:textId="0281F37A" w:rsidR="001A0516" w:rsidRPr="00737792" w:rsidRDefault="001A0516" w:rsidP="003F3823">
      <w:pPr>
        <w:rPr>
          <w:rFonts w:ascii="Times New Roman" w:hAnsi="Times New Roman" w:cs="Times New Roman"/>
        </w:rPr>
      </w:pPr>
      <w:r w:rsidRPr="00737792">
        <w:rPr>
          <w:rFonts w:ascii="Times New Roman" w:hAnsi="Times New Roman" w:cs="Times New Roman"/>
          <w:vertAlign w:val="superscript"/>
        </w:rPr>
        <w:t>3</w:t>
      </w:r>
      <w:r w:rsidR="00737792">
        <w:rPr>
          <w:rFonts w:ascii="Times New Roman" w:hAnsi="Times New Roman" w:cs="Times New Roman"/>
        </w:rPr>
        <w:t xml:space="preserve"> Department of Biology, Stanford University</w:t>
      </w:r>
    </w:p>
    <w:p w14:paraId="4917E674" w14:textId="4E663AEE" w:rsidR="001A0516" w:rsidRDefault="001A0516" w:rsidP="00737792">
      <w:pPr>
        <w:pStyle w:val="CommentText"/>
        <w:rPr>
          <w:rFonts w:ascii="Times New Roman" w:hAnsi="Times New Roman" w:cs="Times New Roman"/>
          <w:sz w:val="24"/>
          <w:szCs w:val="24"/>
        </w:rPr>
      </w:pPr>
      <w:r w:rsidRPr="00737792">
        <w:rPr>
          <w:rFonts w:ascii="Times New Roman" w:hAnsi="Times New Roman" w:cs="Times New Roman"/>
          <w:sz w:val="24"/>
          <w:szCs w:val="24"/>
          <w:vertAlign w:val="superscript"/>
        </w:rPr>
        <w:t>4</w:t>
      </w:r>
      <w:r w:rsidRPr="00737792">
        <w:rPr>
          <w:rFonts w:ascii="Times New Roman" w:hAnsi="Times New Roman" w:cs="Times New Roman"/>
          <w:sz w:val="24"/>
          <w:szCs w:val="24"/>
        </w:rPr>
        <w:t xml:space="preserve"> Western Ecological Research Center, US Geological Survey, at Marine Science Institute, University of California, Santa Barbara 93106</w:t>
      </w:r>
    </w:p>
    <w:p w14:paraId="42EF8B5D" w14:textId="7AC24387" w:rsidR="00737792" w:rsidRDefault="00737792" w:rsidP="00737792">
      <w:pPr>
        <w:pStyle w:val="CommentText"/>
        <w:rPr>
          <w:rFonts w:ascii="Times New Roman" w:hAnsi="Times New Roman" w:cs="Times New Roman"/>
          <w:sz w:val="24"/>
          <w:szCs w:val="24"/>
        </w:rPr>
      </w:pPr>
    </w:p>
    <w:p w14:paraId="09A57C98" w14:textId="215A4071" w:rsidR="00737792" w:rsidRPr="00737792" w:rsidRDefault="00737792" w:rsidP="00737792">
      <w:pPr>
        <w:pStyle w:val="CommentText"/>
        <w:rPr>
          <w:rFonts w:ascii="Times New Roman" w:hAnsi="Times New Roman" w:cs="Times New Roman"/>
          <w:sz w:val="24"/>
          <w:szCs w:val="24"/>
        </w:rPr>
      </w:pPr>
      <w:r w:rsidRPr="00737792">
        <w:rPr>
          <w:rFonts w:ascii="Times New Roman" w:hAnsi="Times New Roman" w:cs="Times New Roman"/>
          <w:sz w:val="24"/>
          <w:szCs w:val="24"/>
        </w:rPr>
        <w:t xml:space="preserve">Corresponding Author: </w:t>
      </w:r>
      <w:r>
        <w:rPr>
          <w:rFonts w:ascii="Times New Roman" w:hAnsi="Times New Roman" w:cs="Times New Roman"/>
          <w:sz w:val="24"/>
          <w:szCs w:val="24"/>
        </w:rPr>
        <w:t xml:space="preserve">Ana </w:t>
      </w:r>
      <w:proofErr w:type="spellStart"/>
      <w:r>
        <w:rPr>
          <w:rFonts w:ascii="Times New Roman" w:hAnsi="Times New Roman" w:cs="Times New Roman"/>
          <w:sz w:val="24"/>
          <w:szCs w:val="24"/>
        </w:rPr>
        <w:t>Miller-ter</w:t>
      </w:r>
      <w:proofErr w:type="spellEnd"/>
      <w:r>
        <w:rPr>
          <w:rFonts w:ascii="Times New Roman" w:hAnsi="Times New Roman" w:cs="Times New Roman"/>
          <w:sz w:val="24"/>
          <w:szCs w:val="24"/>
        </w:rPr>
        <w:t xml:space="preserve"> Kuile, ana.miller.ter.kuile@lifesci.ucsb.edu, Department of Ecology, Evolution, and Marine Biology, University of California, Santa Barbara (ADDRESS)</w:t>
      </w:r>
    </w:p>
    <w:p w14:paraId="48D5FFDD" w14:textId="77777777" w:rsidR="001A0516" w:rsidRDefault="001A0516" w:rsidP="003F3823">
      <w:pPr>
        <w:rPr>
          <w:rFonts w:ascii="Times New Roman" w:hAnsi="Times New Roman" w:cs="Times New Roman"/>
        </w:rPr>
      </w:pPr>
    </w:p>
    <w:p w14:paraId="2C47047E" w14:textId="77777777" w:rsidR="001A0516" w:rsidRDefault="001A0516" w:rsidP="001A0516">
      <w:pPr>
        <w:rPr>
          <w:rFonts w:ascii="Times New Roman" w:hAnsi="Times New Roman" w:cs="Times New Roman"/>
          <w:b/>
          <w:bCs/>
        </w:rPr>
      </w:pPr>
      <w:r>
        <w:rPr>
          <w:rFonts w:ascii="Times New Roman" w:hAnsi="Times New Roman" w:cs="Times New Roman"/>
          <w:b/>
          <w:bCs/>
        </w:rPr>
        <w:t>Acknowledgements</w:t>
      </w:r>
    </w:p>
    <w:p w14:paraId="3B842B6B" w14:textId="48F4B7E0" w:rsidR="001A0516" w:rsidRDefault="001A0516" w:rsidP="001A0516">
      <w:pPr>
        <w:rPr>
          <w:rFonts w:ascii="Times New Roman" w:hAnsi="Times New Roman" w:cs="Times New Roman"/>
          <w:bCs/>
        </w:rPr>
      </w:pPr>
      <w:r>
        <w:rPr>
          <w:rFonts w:ascii="Times New Roman" w:hAnsi="Times New Roman" w:cs="Times New Roman"/>
          <w:bCs/>
        </w:rPr>
        <w:t xml:space="preserve">This project was funded by the National Science Foundation (DEB </w:t>
      </w:r>
      <w:r w:rsidRPr="00651B22">
        <w:rPr>
          <w:rFonts w:ascii="Times New Roman" w:hAnsi="Times New Roman" w:cs="Times New Roman"/>
          <w:bCs/>
        </w:rPr>
        <w:t>#1457371</w:t>
      </w:r>
      <w:r>
        <w:rPr>
          <w:rFonts w:ascii="Times New Roman" w:hAnsi="Times New Roman" w:cs="Times New Roman"/>
          <w:bCs/>
        </w:rPr>
        <w:t>), National Geographic Society, and a Faculty Research Grant from the UC Santa Barbara Academic Senate. We would like to thank J. Smith, M. Espinoza, C. Johnston, C. Steel, E. Lutz, and T. Chou for help with field and lab work. We would like to thank the U.S. Fish and Wildlife Service and The Nature Conservancy on Palm</w:t>
      </w:r>
      <w:r w:rsidR="00737792">
        <w:rPr>
          <w:rFonts w:ascii="Times New Roman" w:hAnsi="Times New Roman" w:cs="Times New Roman"/>
          <w:bCs/>
        </w:rPr>
        <w:t>yr</w:t>
      </w:r>
      <w:r>
        <w:rPr>
          <w:rFonts w:ascii="Times New Roman" w:hAnsi="Times New Roman" w:cs="Times New Roman"/>
          <w:bCs/>
        </w:rPr>
        <w:t xml:space="preserve">a Atoll for supporting field work for this project. R. </w:t>
      </w:r>
      <w:proofErr w:type="spellStart"/>
      <w:r>
        <w:rPr>
          <w:rFonts w:ascii="Times New Roman" w:hAnsi="Times New Roman" w:cs="Times New Roman"/>
          <w:bCs/>
        </w:rPr>
        <w:t>Oono</w:t>
      </w:r>
      <w:proofErr w:type="spellEnd"/>
      <w:r>
        <w:rPr>
          <w:rFonts w:ascii="Times New Roman" w:hAnsi="Times New Roman" w:cs="Times New Roman"/>
          <w:bCs/>
        </w:rPr>
        <w:t xml:space="preserve"> provided laboratory space and equipment and we acknowledge the use of the Biological Nanostructures Laboratory within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supported by the University of California (UC) Santa Barbara and the University of California Office of the President. We acknowledge the use of computational facilities at the Center for Scientific Computing (CSC), which was purchased with funds from the National Science Foundation (CNS-1725797) and is supported by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and the Materials Research Science and Engineering Center (MRSEC; NSF DMR 1720256) at UC Santa Barbara. We thank C. Owens, R. Harris-Gavin, S. Copeland, G. </w:t>
      </w:r>
      <w:proofErr w:type="spellStart"/>
      <w:r>
        <w:rPr>
          <w:rFonts w:ascii="Times New Roman" w:hAnsi="Times New Roman" w:cs="Times New Roman"/>
          <w:bCs/>
        </w:rPr>
        <w:t>Titcomb</w:t>
      </w:r>
      <w:proofErr w:type="spellEnd"/>
      <w:r>
        <w:rPr>
          <w:rFonts w:ascii="Times New Roman" w:hAnsi="Times New Roman" w:cs="Times New Roman"/>
          <w:bCs/>
        </w:rPr>
        <w:t xml:space="preserve">, H. Lowman, C. </w:t>
      </w:r>
      <w:proofErr w:type="spellStart"/>
      <w:r>
        <w:rPr>
          <w:rFonts w:ascii="Times New Roman" w:hAnsi="Times New Roman" w:cs="Times New Roman"/>
          <w:bCs/>
        </w:rPr>
        <w:t>Jerde</w:t>
      </w:r>
      <w:proofErr w:type="spellEnd"/>
      <w:r>
        <w:rPr>
          <w:rFonts w:ascii="Times New Roman" w:hAnsi="Times New Roman" w:cs="Times New Roman"/>
          <w:bCs/>
        </w:rPr>
        <w:t xml:space="preserve">, M. Lee, and R. Ramiro for help in aspects of editing this manuscript. We thank XX anonymous reviewers for help revising this manuscript. This is publication number PARC-XXX from the Palmyra Atoll Research Consortium. </w:t>
      </w:r>
    </w:p>
    <w:p w14:paraId="588272F3" w14:textId="77777777" w:rsidR="001A0516" w:rsidRDefault="001A0516" w:rsidP="001A0516">
      <w:pPr>
        <w:rPr>
          <w:rFonts w:ascii="Times New Roman" w:hAnsi="Times New Roman" w:cs="Times New Roman"/>
          <w:bCs/>
        </w:rPr>
      </w:pPr>
    </w:p>
    <w:p w14:paraId="1F80AE45" w14:textId="77777777" w:rsidR="001A0516" w:rsidRDefault="001A0516" w:rsidP="001A0516">
      <w:pPr>
        <w:rPr>
          <w:rFonts w:ascii="Times New Roman" w:hAnsi="Times New Roman" w:cs="Times New Roman"/>
          <w:b/>
        </w:rPr>
      </w:pPr>
      <w:r>
        <w:rPr>
          <w:rFonts w:ascii="Times New Roman" w:hAnsi="Times New Roman" w:cs="Times New Roman"/>
          <w:b/>
        </w:rPr>
        <w:t>Author Contributions</w:t>
      </w:r>
    </w:p>
    <w:p w14:paraId="26AA4650" w14:textId="782016ED" w:rsidR="001A0516" w:rsidRDefault="001A0516" w:rsidP="001A0516">
      <w:pPr>
        <w:rPr>
          <w:rFonts w:ascii="Times New Roman" w:hAnsi="Times New Roman" w:cs="Times New Roman"/>
        </w:rPr>
      </w:pPr>
      <w:r>
        <w:rPr>
          <w:rFonts w:ascii="Times New Roman" w:hAnsi="Times New Roman" w:cs="Times New Roman"/>
        </w:rPr>
        <w:t>AM-</w:t>
      </w:r>
      <w:proofErr w:type="spellStart"/>
      <w:r>
        <w:rPr>
          <w:rFonts w:ascii="Times New Roman" w:hAnsi="Times New Roman" w:cs="Times New Roman"/>
        </w:rPr>
        <w:t>tK</w:t>
      </w:r>
      <w:proofErr w:type="spellEnd"/>
      <w:r>
        <w:rPr>
          <w:rFonts w:ascii="Times New Roman" w:hAnsi="Times New Roman" w:cs="Times New Roman"/>
        </w:rPr>
        <w:t xml:space="preserve">, AA, and HY </w:t>
      </w:r>
      <w:r w:rsidRPr="00FB18E0">
        <w:rPr>
          <w:rFonts w:ascii="Times New Roman" w:hAnsi="Times New Roman" w:cs="Times New Roman"/>
        </w:rPr>
        <w:t>conceived</w:t>
      </w:r>
      <w:r>
        <w:rPr>
          <w:rFonts w:ascii="Times New Roman" w:hAnsi="Times New Roman" w:cs="Times New Roman"/>
        </w:rPr>
        <w:t xml:space="preserve"> the ideas of this study. AMtK, AB, EF, DO, ML, TB, JC, RD, MK, KL, JM, MM, CM, KP, and DW conducted </w:t>
      </w:r>
      <w:r w:rsidRPr="00FB18E0">
        <w:rPr>
          <w:rFonts w:ascii="Times New Roman" w:hAnsi="Times New Roman" w:cs="Times New Roman"/>
        </w:rPr>
        <w:t>field work</w:t>
      </w:r>
      <w:r>
        <w:rPr>
          <w:rFonts w:ascii="Times New Roman" w:hAnsi="Times New Roman" w:cs="Times New Roman"/>
        </w:rPr>
        <w:t xml:space="preserve"> for this study. AM-</w:t>
      </w:r>
      <w:proofErr w:type="spellStart"/>
      <w:r>
        <w:rPr>
          <w:rFonts w:ascii="Times New Roman" w:hAnsi="Times New Roman" w:cs="Times New Roman"/>
        </w:rPr>
        <w:t>tK</w:t>
      </w:r>
      <w:proofErr w:type="spellEnd"/>
      <w:r>
        <w:rPr>
          <w:rFonts w:ascii="Times New Roman" w:hAnsi="Times New Roman" w:cs="Times New Roman"/>
        </w:rPr>
        <w:t xml:space="preserve">, AA, AB, RB, TB, MK, ML, MM, JM, KP, and RY conducted laboratory work for this study. AMtK led the writing of this manuscript </w:t>
      </w:r>
      <w:r w:rsidR="00447B07">
        <w:rPr>
          <w:rFonts w:ascii="Times New Roman" w:hAnsi="Times New Roman" w:cs="Times New Roman"/>
        </w:rPr>
        <w:t xml:space="preserve">with conceptual contributions from AA, AB, BD, EF, ML, DO, DP, RD, KL, and HY </w:t>
      </w:r>
      <w:r>
        <w:rPr>
          <w:rFonts w:ascii="Times New Roman" w:hAnsi="Times New Roman" w:cs="Times New Roman"/>
        </w:rPr>
        <w:t xml:space="preserve">and all authors provided editorial and intellectual feedback on aspects of the manuscript. All authors have read and agree to the content of this manuscript. </w:t>
      </w:r>
    </w:p>
    <w:p w14:paraId="16674CD7" w14:textId="77777777" w:rsidR="001A0516" w:rsidRDefault="001A0516" w:rsidP="003F3823">
      <w:pPr>
        <w:rPr>
          <w:rFonts w:ascii="Times New Roman" w:hAnsi="Times New Roman" w:cs="Times New Roman"/>
        </w:rPr>
      </w:pPr>
    </w:p>
    <w:p w14:paraId="6EF5A538" w14:textId="77777777" w:rsidR="00737792" w:rsidRDefault="00737792" w:rsidP="003F3823">
      <w:pPr>
        <w:rPr>
          <w:rFonts w:ascii="Times New Roman" w:hAnsi="Times New Roman" w:cs="Times New Roman"/>
          <w:b/>
          <w:bCs/>
        </w:rPr>
      </w:pPr>
    </w:p>
    <w:p w14:paraId="6004176C" w14:textId="1E66F5EF" w:rsidR="001A0516" w:rsidRDefault="001A0516" w:rsidP="003F3823">
      <w:pPr>
        <w:rPr>
          <w:rFonts w:ascii="Times New Roman" w:hAnsi="Times New Roman" w:cs="Times New Roman"/>
          <w:b/>
          <w:bCs/>
        </w:rPr>
      </w:pPr>
      <w:r>
        <w:rPr>
          <w:rFonts w:ascii="Times New Roman" w:hAnsi="Times New Roman" w:cs="Times New Roman"/>
          <w:b/>
          <w:bCs/>
        </w:rPr>
        <w:t>Data Availability</w:t>
      </w:r>
    </w:p>
    <w:p w14:paraId="3EE2E9A4" w14:textId="3B9CA0B2" w:rsidR="001A0516" w:rsidRPr="001A0516" w:rsidRDefault="001A0516" w:rsidP="003F3823">
      <w:pPr>
        <w:rPr>
          <w:rFonts w:ascii="Times New Roman" w:hAnsi="Times New Roman" w:cs="Times New Roman"/>
        </w:rPr>
      </w:pPr>
      <w:r>
        <w:rPr>
          <w:rFonts w:ascii="Times New Roman" w:hAnsi="Times New Roman" w:cs="Times New Roman"/>
        </w:rPr>
        <w:t>Original data used in this project can be found on Dryad (DOI) and on GenBank (figure out anonymous situation here)</w:t>
      </w:r>
      <w:r w:rsidR="00471651">
        <w:rPr>
          <w:rFonts w:ascii="Times New Roman" w:hAnsi="Times New Roman" w:cs="Times New Roman"/>
        </w:rPr>
        <w:t>. Additional data were drawn from</w:t>
      </w:r>
      <w:r w:rsidR="00BA28C6">
        <w:rPr>
          <w:rFonts w:ascii="Times New Roman" w:hAnsi="Times New Roman" w:cs="Times New Roman"/>
        </w:rPr>
        <w:t xml:space="preserve"> </w:t>
      </w:r>
      <w:r w:rsidR="00BA28C6">
        <w:rPr>
          <w:rFonts w:ascii="Times New Roman" w:hAnsi="Times New Roman" w:cs="Times New Roman"/>
        </w:rPr>
        <w:fldChar w:fldCharType="begin" w:fldLock="1"/>
      </w:r>
      <w:r w:rsidR="00E85799">
        <w:rPr>
          <w:rFonts w:ascii="Times New Roman" w:hAnsi="Times New Roman" w:cs="Times New Roman"/>
        </w:rPr>
        <w:instrText xml:space="preserve">ADDIN CSL_CITATION {"citationItems":[{"id":"ITEM-1","itemData":{"DOI":"https://doi.org/10.5061/dryad.vk24fr1","author":[{"dropping-particle":"","family":"Sohlström","given":"Esra H.","non-dropping-particle":"","parse-names":false,"suffix":""},{"dropping-particle":"","family":"Lucas","given":"Marin","non-dropping-particle":"","parse-names":false,"suffix":""},{"dropping-particle":"","family":"Barnes","given":"Andrew D.","non-dropping-particle":"","parse-names":false,"suffix":""},{"dropping-particle":"","family":"Haneda","given":"Noor F.","non-dropping-particle":"","parse-names":false,"suffix":""},{"dropping-particle":"","family":"Scheu","given":"Stefan","non-dropping-particle":"","parse-names":false,"suffix":""},{"dropping-particle":"","family":"Rall","given":"Björn C.","non-dropping-particle":"","parse-names":false,"suffix":""},{"dropping-particle":"","family":"Brose","given":"Ulrich","non-dropping-particle":"","parse-names":false,"suffix":""},{"dropping-particle":"","family":"Jochum","given":"Malte","non-dropping-particle":"","parse-names":false,"suffix":""}],"container-title":"Dryad","id":"ITEM-1","issued":{"date-parts":[["2018"]]},"title":"Data from: Applying generalised allometric regressions to predict live body mass of tropical and temperate arthropods","type":"article-journal"},"uris":["http://www.mendeley.com/documents/?uuid=29eaae73-c0af-412e-8d23-a10f7eb1d125"]},{"id":"ITEM-2","itemData":{"DOI":"10.1242/jeb.218552","ISSN":"14779145","PMID":"32457065","abstract":"Maximum whole-body force production can influence behavioral outcomes for volant taxa, and may also be relevant to aerodynamic optimization in microair vehicles. Here, we describe a new method for measuring maximum force production in free-flying animals, and present associated data for the wandering glider dragonfly. Flight trajectories were repeatedly acquired from pull-up responses by insects dropped in mid-air with submaximal loads attached beneath the center of body mass. Forces were estimated from calculations of the maximum time-averaged acceleration through time, and multiple estimates were obtained per individual so as to statistically facilitate approximation of maximum capacity through use of the Weibull distribution. On a group level, wandering glider dragonflies were here estimated to be capable of producing total aerodynamic force equal to </w:instrText>
      </w:r>
      <w:r w:rsidR="00E85799">
        <w:rPr>
          <w:rFonts w:ascii="Cambria Math" w:hAnsi="Cambria Math" w:cs="Cambria Math"/>
        </w:rPr>
        <w:instrText>∼</w:instrText>
      </w:r>
      <w:r w:rsidR="00E85799">
        <w:rPr>
          <w:rFonts w:ascii="Times New Roman" w:hAnsi="Times New Roman" w:cs="Times New Roman"/>
        </w:rPr>
        <w:instrText>4.3 times their own body weight, a value which significantly exceeds earlier estimates made for load-lifting dragonflies, and also for other volant taxa in sustained vertical load-lifting experiments. Maximum force production varied isometrically with body mass. Falling and recovery flight with submaximal load represents a new context for evaluating limits to force production by flying animals.","author":[{"dropping-particle":"","family":"Su","given":"Guanting","non-dropping-particle":"","parse-names":false,"suffix":""},{"dropping-particle":"","family":"Dudley","given":"Robert","non-dropping-particle":"","parse-names":false,"suffix":""},{"dropping-particle":"","family":"Pan","given":"Tianyu","non-dropping-particle":"","parse-names":false,"suffix":""},{"dropping-particle":"","family":"Zheng","given":"Mengzong","non-dropping-particle":"","parse-names":false,"suffix":""},{"dropping-particle":"","family":"Peng","given":"Liansong","non-dropping-particle":"","parse-names":false,"suffix":""},{"dropping-particle":"","family":"Li","given":"Qiushi","non-dropping-particle":"","parse-names":false,"suffix":""}],"container-title":"The Journal of experimental biology","id":"ITEM-2","issue":"May","issued":{"date-parts":[["2020"]]},"title":"Maximum aerodynamic force production by the wandering glider dragonfly (Pantala flavescens, Libellulidae)","type":"article-journal","volume":"223"},"uris":["http://www.mendeley.com/documents/?uuid=196946df-9bc1-42d3-acfa-6116daf69e26"]},{"id":"ITEM-3","itemData":{"DOI":"10.1007/BF00051836","ISSN":"01688162","abstract":"The fresh and dry weights of each life stage of Mononychellus tanajoa (Bondar) were determined using grouped samples. The eggs, larvae and protonymphs averaged 0.637, 0.625 and 1.013 μg fresh weight, respectively. Male and female deutonymphs averaged 1.209 and 2.715 μg, while male and female adults averaged 1.633 and 7.035 μg fresh weight, respectively. The dry matter content of M. tanajoa across all life stages for both sexes averaged 31%. The accumulation of biomass in male and female M. tanajoa is adequately described by logistic growth functions (with 87 and 98% explained variation, respectively). Maximum growth rates of 0.026 and 0.598 μg dry matter per day for males and females, respectively, were estimated using these fitted functions. © 1993 Science and Technology Letters.","author":[{"dropping-particle":"","family":"Yaninek","given":"J. S.","non-dropping-particle":"","parse-names":false,"suffix":""},{"dropping-particle":"","family":"Gnanvossou","given":"D.","non-dropping-particle":"","parse-names":false,"suffix":""}],"container-title":"Experimental and Applied Acarology","id":"ITEM-3","issue":"10","issued":{"date-parts":[["1993"]]},"page":"775-779","title":"Fresh and dry wei ghts of Mononychellus tanajoa (Acari: Tetranychidae): A functional description of biomass accumulation","type":"article-journal","volume":"17"},"uris":["http://www.mendeley.com/documents/?uuid=87cdc4db-9437-4dd7-bb10-48b31c8b2099"]},{"id":"ITEM-4","itemData":{"DOI":"10.1002/ece3.4702","ISSN":"20457758","abstract":"The ecological implications of body size extend from the biology of individual organisms to ecosystem-level processes. Measuring body mass for high numbers of invertebrates can be logistically challenging, making length–mass regressions useful for predicting body mass with minimal effort. However, standardized sets of scaling relationships covering a large range in body length, taxonomic groups, and multiple geographical regions are scarce. We collected 6,212 arthropods from 19 higher-level taxa in both temperate and tropical locations to compile a comprehensive set of linear models relating live body mass to a range of predictor variables. We measured live weight (hereafter, body mass), body length and width of each individual and conducted linear regressions to predict body mass using body length, body width, taxonomic group, and geographic region. Additionally, we quantified prediction discrepancy when using parameters from arthropods of a different geographic region. Incorporating body width into taxon- and region-specific length–mass regressions yielded the highest prediction accuracy for body mass. Using regression parameters from a different geographic region increased prediction discrepancy, causing over- or underestimation of body mass depending on geographical origin and whether body width was included. We present a comprehensive range of parameters for predicting arthropod body mass and provide guidance for selecting optimal scaling relationships. Given the importance of body mass for functional invertebrate ecology and the paucity of adequate regressions to predict arthropod body mass from different geographical regions, our study provides a long-needed resource for quantifying live body mass in invertebrate ecology research.","author":[{"dropping-particle":"","family":"Sohlström","given":"Esra H.","non-dropping-particle":"","parse-names":false,"suffix":""},{"dropping-particle":"","family":"Marian","given":"Lucas","non-dropping-particle":"","parse-names":false,"suffix":""},{"dropping-particle":"","family":"Barnes","given":"Andrew D.","non-dropping-particle":"","parse-names":false,"suffix":""},{"dropping-particle":"","family":"Haneda","given":"Noor F.","non-dropping-particle":"","parse-names":false,"suffix":""},{"dropping-particle":"","family":"Scheu","given":"Stefan","non-dropping-particle":"","parse-names":false,"suffix":""},{"dropping-particle":"","family":"Rall","given":"Björn C.","non-dropping-particle":"","parse-names":false,"suffix":""},{"dropping-particle":"","family":"Brose","given":"Ulrich","non-dropping-particle":"","parse-names":false,"suffix":""},{"dropping-particle":"","family":"Jochum","given":"Malte","non-dropping-particle":"","parse-names":false,"suffix":""}],"container-title":"Ecology and Evolution","id":"ITEM-4","issue":"24","issued":{"date-parts":[["2018"]]},"page":"12737-12749","title":"Applying generalized allometric regressions to predict live body mass of tropical and temperate arthropods","type":"article-journal","volume":"8"},"uris":["http://www.mendeley.com/documents/?uuid=4d2a627f-3265-40db-a20e-afa2b70c3f31"]}],"mendeley":{"formattedCitation":"(Sohlström, Lucas, et al., 2018; Sohlström, Marian, et al., 2018; Su et al., 2020; Yaninek &amp; Gnanvossou, 1993)","manualFormatting":"Sohlström, Lucas, et al., 2018; Sohlström, Marian, et al., 2018; Su et al., 2020; and Yaninek &amp; Gnanvossou, 1993","plainTextFormattedCitation":"(Sohlström, Lucas, et al., 2018; Sohlström, Marian, et al., 2018; Su et al., 2020; Yaninek &amp; Gnanvossou, 1993)","previouslyFormattedCitation":"(Sohlström, Lucas, et al., 2018; Sohlström, Marian, et al., 2018; Su et al., 2020; Yaninek &amp; Gnanvossou, 1993)"},"properties":{"noteIndex":0},"schema":"https://github.com/citation-style-language/schema/raw/master/csl-citation.json"}</w:instrText>
      </w:r>
      <w:r w:rsidR="00BA28C6">
        <w:rPr>
          <w:rFonts w:ascii="Times New Roman" w:hAnsi="Times New Roman" w:cs="Times New Roman"/>
        </w:rPr>
        <w:fldChar w:fldCharType="separate"/>
      </w:r>
      <w:r w:rsidR="00BA28C6" w:rsidRPr="00BA28C6">
        <w:rPr>
          <w:rFonts w:ascii="Times New Roman" w:hAnsi="Times New Roman" w:cs="Times New Roman"/>
          <w:noProof/>
        </w:rPr>
        <w:t xml:space="preserve">Sohlström, Lucas, et al., 2018; Sohlström, Marian, et al., 2018; Su et al., 2020; </w:t>
      </w:r>
      <w:r w:rsidR="00BA28C6">
        <w:rPr>
          <w:rFonts w:ascii="Times New Roman" w:hAnsi="Times New Roman" w:cs="Times New Roman"/>
          <w:noProof/>
        </w:rPr>
        <w:t xml:space="preserve">and </w:t>
      </w:r>
      <w:r w:rsidR="00BA28C6" w:rsidRPr="00BA28C6">
        <w:rPr>
          <w:rFonts w:ascii="Times New Roman" w:hAnsi="Times New Roman" w:cs="Times New Roman"/>
          <w:noProof/>
        </w:rPr>
        <w:t>Yaninek &amp; Gnanvossou, 1993</w:t>
      </w:r>
      <w:r w:rsidR="00BA28C6">
        <w:rPr>
          <w:rFonts w:ascii="Times New Roman" w:hAnsi="Times New Roman" w:cs="Times New Roman"/>
        </w:rPr>
        <w:fldChar w:fldCharType="end"/>
      </w:r>
      <w:r w:rsidR="00BA28C6">
        <w:rPr>
          <w:rFonts w:ascii="Times New Roman" w:hAnsi="Times New Roman" w:cs="Times New Roman"/>
        </w:rPr>
        <w:t>.</w:t>
      </w:r>
    </w:p>
    <w:p w14:paraId="0BD2A9F0" w14:textId="383F1A5B" w:rsidR="00B701CD" w:rsidRPr="008F5AB2" w:rsidRDefault="00E26CAC" w:rsidP="003F3823">
      <w:pPr>
        <w:rPr>
          <w:rFonts w:ascii="Times New Roman" w:hAnsi="Times New Roman" w:cs="Times New Roman"/>
        </w:rPr>
      </w:pPr>
      <w:r>
        <w:rPr>
          <w:rFonts w:ascii="Times New Roman" w:hAnsi="Times New Roman" w:cs="Times New Roman"/>
        </w:rPr>
        <w:br w:type="page"/>
      </w:r>
      <w:r w:rsidR="00B701CD" w:rsidRPr="00B701CD">
        <w:rPr>
          <w:rFonts w:ascii="Times New Roman" w:hAnsi="Times New Roman" w:cs="Times New Roman"/>
          <w:b/>
          <w:bCs/>
        </w:rPr>
        <w:lastRenderedPageBreak/>
        <w:t>Abstract</w:t>
      </w:r>
    </w:p>
    <w:p w14:paraId="0263EED5" w14:textId="77777777" w:rsidR="008F5AB2" w:rsidRDefault="007D2AA9" w:rsidP="008F5AB2">
      <w:pPr>
        <w:pStyle w:val="ListParagraph"/>
        <w:numPr>
          <w:ilvl w:val="0"/>
          <w:numId w:val="7"/>
        </w:numPr>
        <w:rPr>
          <w:rFonts w:ascii="Times New Roman" w:hAnsi="Times New Roman" w:cs="Times New Roman"/>
        </w:rPr>
      </w:pPr>
      <w:r w:rsidRPr="008F5AB2">
        <w:rPr>
          <w:rFonts w:ascii="Times New Roman" w:hAnsi="Times New Roman" w:cs="Times New Roman"/>
        </w:rPr>
        <w:t xml:space="preserve">Predator-prey interactions are shaped by a combination of predator </w:t>
      </w:r>
      <w:r w:rsidR="00494475" w:rsidRPr="008F5AB2">
        <w:rPr>
          <w:rFonts w:ascii="Times New Roman" w:hAnsi="Times New Roman" w:cs="Times New Roman"/>
        </w:rPr>
        <w:t>traits</w:t>
      </w:r>
      <w:r w:rsidRPr="008F5AB2">
        <w:rPr>
          <w:rFonts w:ascii="Times New Roman" w:hAnsi="Times New Roman" w:cs="Times New Roman"/>
        </w:rPr>
        <w:t>, including body size</w:t>
      </w:r>
      <w:r w:rsidR="005B2EE2" w:rsidRPr="008F5AB2">
        <w:rPr>
          <w:rFonts w:ascii="Times New Roman" w:hAnsi="Times New Roman" w:cs="Times New Roman"/>
        </w:rPr>
        <w:t xml:space="preserve"> and </w:t>
      </w:r>
      <w:r w:rsidR="00D022A9" w:rsidRPr="008F5AB2">
        <w:rPr>
          <w:rFonts w:ascii="Times New Roman" w:hAnsi="Times New Roman" w:cs="Times New Roman"/>
        </w:rPr>
        <w:t>hunting strateg</w:t>
      </w:r>
      <w:r w:rsidR="00402708" w:rsidRPr="008F5AB2">
        <w:rPr>
          <w:rFonts w:ascii="Times New Roman" w:hAnsi="Times New Roman" w:cs="Times New Roman"/>
        </w:rPr>
        <w:t>y</w:t>
      </w:r>
      <w:r w:rsidRPr="008F5AB2">
        <w:rPr>
          <w:rFonts w:ascii="Times New Roman" w:hAnsi="Times New Roman" w:cs="Times New Roman"/>
        </w:rPr>
        <w:t xml:space="preserve">. </w:t>
      </w:r>
      <w:r w:rsidR="00402708" w:rsidRPr="008F5AB2">
        <w:rPr>
          <w:rFonts w:ascii="Times New Roman" w:hAnsi="Times New Roman" w:cs="Times New Roman"/>
        </w:rPr>
        <w:t>However, applying a traits-based approach is challenging for most invertebrate taxa because predator-prey interactions are difficult or impossible to observe directly with traditional approaches.</w:t>
      </w:r>
      <w:r w:rsidRPr="008F5AB2">
        <w:rPr>
          <w:rFonts w:ascii="Times New Roman" w:hAnsi="Times New Roman" w:cs="Times New Roman"/>
        </w:rPr>
        <w:t xml:space="preserve"> </w:t>
      </w:r>
    </w:p>
    <w:p w14:paraId="25023472" w14:textId="29D999B9" w:rsidR="008F5AB2" w:rsidRDefault="007D2AA9" w:rsidP="008F5AB2">
      <w:pPr>
        <w:pStyle w:val="ListParagraph"/>
        <w:numPr>
          <w:ilvl w:val="0"/>
          <w:numId w:val="7"/>
        </w:numPr>
        <w:rPr>
          <w:rFonts w:ascii="Times New Roman" w:hAnsi="Times New Roman" w:cs="Times New Roman"/>
        </w:rPr>
      </w:pPr>
      <w:r w:rsidRPr="008F5AB2">
        <w:rPr>
          <w:rFonts w:ascii="Times New Roman" w:hAnsi="Times New Roman" w:cs="Times New Roman"/>
        </w:rPr>
        <w:t xml:space="preserve">In this study, we </w:t>
      </w:r>
      <w:r w:rsidR="002B0AC6" w:rsidRPr="008F5AB2">
        <w:rPr>
          <w:rFonts w:ascii="Times New Roman" w:hAnsi="Times New Roman" w:cs="Times New Roman"/>
        </w:rPr>
        <w:t>combined</w:t>
      </w:r>
      <w:r w:rsidRPr="008F5AB2">
        <w:rPr>
          <w:rFonts w:ascii="Times New Roman" w:hAnsi="Times New Roman" w:cs="Times New Roman"/>
        </w:rPr>
        <w:t xml:space="preserve"> diet DNA metabarcoding </w:t>
      </w:r>
      <w:r w:rsidR="002B0AC6" w:rsidRPr="008F5AB2">
        <w:rPr>
          <w:rFonts w:ascii="Times New Roman" w:hAnsi="Times New Roman" w:cs="Times New Roman"/>
        </w:rPr>
        <w:t xml:space="preserve">data </w:t>
      </w:r>
      <w:r w:rsidR="00B26C4B" w:rsidRPr="008F5AB2">
        <w:rPr>
          <w:rFonts w:ascii="Times New Roman" w:hAnsi="Times New Roman" w:cs="Times New Roman"/>
        </w:rPr>
        <w:t xml:space="preserve">of </w:t>
      </w:r>
      <w:r w:rsidRPr="008F5AB2">
        <w:rPr>
          <w:rFonts w:ascii="Times New Roman" w:hAnsi="Times New Roman" w:cs="Times New Roman"/>
        </w:rPr>
        <w:t>1</w:t>
      </w:r>
      <w:r w:rsidR="00C555DF" w:rsidRPr="008F5AB2">
        <w:rPr>
          <w:rFonts w:ascii="Times New Roman" w:hAnsi="Times New Roman" w:cs="Times New Roman"/>
        </w:rPr>
        <w:t>7</w:t>
      </w:r>
      <w:r w:rsidR="003B21BA" w:rsidRPr="008F5AB2">
        <w:rPr>
          <w:rFonts w:ascii="Times New Roman" w:hAnsi="Times New Roman" w:cs="Times New Roman"/>
        </w:rPr>
        <w:t xml:space="preserve">3 </w:t>
      </w:r>
      <w:r w:rsidRPr="008F5AB2">
        <w:rPr>
          <w:rFonts w:ascii="Times New Roman" w:hAnsi="Times New Roman" w:cs="Times New Roman"/>
        </w:rPr>
        <w:t xml:space="preserve">individual invertebrate predators </w:t>
      </w:r>
      <w:r w:rsidR="002B0AC6" w:rsidRPr="008F5AB2">
        <w:rPr>
          <w:rFonts w:ascii="Times New Roman" w:hAnsi="Times New Roman" w:cs="Times New Roman"/>
        </w:rPr>
        <w:t>from</w:t>
      </w:r>
      <w:r w:rsidRPr="008F5AB2">
        <w:rPr>
          <w:rFonts w:ascii="Times New Roman" w:hAnsi="Times New Roman" w:cs="Times New Roman"/>
        </w:rPr>
        <w:t xml:space="preserve"> nine species </w:t>
      </w:r>
      <w:r w:rsidR="00494475" w:rsidRPr="008F5AB2">
        <w:rPr>
          <w:rFonts w:ascii="Times New Roman" w:hAnsi="Times New Roman" w:cs="Times New Roman"/>
        </w:rPr>
        <w:t>with</w:t>
      </w:r>
      <w:r w:rsidRPr="008F5AB2">
        <w:rPr>
          <w:rFonts w:ascii="Times New Roman" w:hAnsi="Times New Roman" w:cs="Times New Roman"/>
        </w:rPr>
        <w:t xml:space="preserve"> </w:t>
      </w:r>
      <w:r w:rsidR="00402708" w:rsidRPr="008F5AB2">
        <w:rPr>
          <w:rFonts w:ascii="Times New Roman" w:hAnsi="Times New Roman" w:cs="Times New Roman"/>
        </w:rPr>
        <w:t xml:space="preserve">community body size </w:t>
      </w:r>
      <w:r w:rsidRPr="008F5AB2">
        <w:rPr>
          <w:rFonts w:ascii="Times New Roman" w:hAnsi="Times New Roman" w:cs="Times New Roman"/>
        </w:rPr>
        <w:t>data</w:t>
      </w:r>
      <w:r w:rsidR="002B0AC6" w:rsidRPr="008F5AB2">
        <w:rPr>
          <w:rFonts w:ascii="Times New Roman" w:hAnsi="Times New Roman" w:cs="Times New Roman"/>
        </w:rPr>
        <w:t xml:space="preserve"> to explore how predator</w:t>
      </w:r>
      <w:r w:rsidR="00B26C4B" w:rsidRPr="008F5AB2">
        <w:rPr>
          <w:rFonts w:ascii="Times New Roman" w:hAnsi="Times New Roman" w:cs="Times New Roman"/>
        </w:rPr>
        <w:t xml:space="preserve"> </w:t>
      </w:r>
      <w:r w:rsidR="00494475" w:rsidRPr="008F5AB2">
        <w:rPr>
          <w:rFonts w:ascii="Times New Roman" w:hAnsi="Times New Roman" w:cs="Times New Roman"/>
        </w:rPr>
        <w:t>traits</w:t>
      </w:r>
      <w:r w:rsidR="002B0AC6" w:rsidRPr="008F5AB2">
        <w:rPr>
          <w:rFonts w:ascii="Times New Roman" w:hAnsi="Times New Roman" w:cs="Times New Roman"/>
        </w:rPr>
        <w:t xml:space="preserve"> </w:t>
      </w:r>
      <w:r w:rsidR="00065551">
        <w:rPr>
          <w:rFonts w:ascii="Times New Roman" w:hAnsi="Times New Roman" w:cs="Times New Roman"/>
        </w:rPr>
        <w:t xml:space="preserve">and identity </w:t>
      </w:r>
      <w:r w:rsidR="002B0AC6" w:rsidRPr="008F5AB2">
        <w:rPr>
          <w:rFonts w:ascii="Times New Roman" w:hAnsi="Times New Roman" w:cs="Times New Roman"/>
        </w:rPr>
        <w:t>shape interactions</w:t>
      </w:r>
      <w:r w:rsidRPr="008F5AB2">
        <w:rPr>
          <w:rFonts w:ascii="Times New Roman" w:hAnsi="Times New Roman" w:cs="Times New Roman"/>
        </w:rPr>
        <w:t xml:space="preserve">. </w:t>
      </w:r>
      <w:r w:rsidR="00065551">
        <w:rPr>
          <w:rFonts w:ascii="Times New Roman" w:hAnsi="Times New Roman" w:cs="Times New Roman"/>
        </w:rPr>
        <w:t>This dataset includes a total of 305 predator-prey interactions.</w:t>
      </w:r>
    </w:p>
    <w:p w14:paraId="59423002" w14:textId="746C48FF" w:rsidR="008F5AB2" w:rsidRPr="00065551" w:rsidRDefault="00065551" w:rsidP="001D7A89">
      <w:pPr>
        <w:pStyle w:val="ListParagraph"/>
        <w:numPr>
          <w:ilvl w:val="0"/>
          <w:numId w:val="7"/>
        </w:numPr>
        <w:rPr>
          <w:rFonts w:ascii="Times New Roman" w:hAnsi="Times New Roman" w:cs="Times New Roman"/>
        </w:rPr>
      </w:pPr>
      <w:r w:rsidRPr="00065551">
        <w:rPr>
          <w:rFonts w:ascii="Times New Roman" w:hAnsi="Times New Roman" w:cs="Times New Roman"/>
        </w:rPr>
        <w:t>W</w:t>
      </w:r>
      <w:r w:rsidR="00402708" w:rsidRPr="00065551">
        <w:rPr>
          <w:rFonts w:ascii="Times New Roman" w:hAnsi="Times New Roman" w:cs="Times New Roman"/>
        </w:rPr>
        <w:t>e</w:t>
      </w:r>
      <w:r w:rsidR="00B26C4B" w:rsidRPr="00065551">
        <w:rPr>
          <w:rFonts w:ascii="Times New Roman" w:hAnsi="Times New Roman" w:cs="Times New Roman"/>
        </w:rPr>
        <w:t xml:space="preserve"> found</w:t>
      </w:r>
      <w:r w:rsidR="007D2AA9" w:rsidRPr="00065551">
        <w:rPr>
          <w:rFonts w:ascii="Times New Roman" w:hAnsi="Times New Roman" w:cs="Times New Roman"/>
        </w:rPr>
        <w:t xml:space="preserve"> </w:t>
      </w:r>
      <w:r w:rsidR="008A584B" w:rsidRPr="00065551">
        <w:rPr>
          <w:rFonts w:ascii="Times New Roman" w:hAnsi="Times New Roman" w:cs="Times New Roman"/>
        </w:rPr>
        <w:t xml:space="preserve">that </w:t>
      </w:r>
      <w:r w:rsidR="007D2AA9" w:rsidRPr="00065551">
        <w:rPr>
          <w:rFonts w:ascii="Times New Roman" w:hAnsi="Times New Roman" w:cs="Times New Roman"/>
        </w:rPr>
        <w:t xml:space="preserve">1) </w:t>
      </w:r>
      <w:r w:rsidR="00B26C4B" w:rsidRPr="00065551">
        <w:rPr>
          <w:rFonts w:ascii="Times New Roman" w:hAnsi="Times New Roman" w:cs="Times New Roman"/>
        </w:rPr>
        <w:t xml:space="preserve">prey size scales with predator size, with species-specific </w:t>
      </w:r>
      <w:r w:rsidR="002B0AC6" w:rsidRPr="00065551">
        <w:rPr>
          <w:rFonts w:ascii="Times New Roman" w:hAnsi="Times New Roman" w:cs="Times New Roman"/>
        </w:rPr>
        <w:t>variation</w:t>
      </w:r>
      <w:r w:rsidR="002E3980" w:rsidRPr="00065551">
        <w:rPr>
          <w:rFonts w:ascii="Times New Roman" w:hAnsi="Times New Roman" w:cs="Times New Roman"/>
        </w:rPr>
        <w:t xml:space="preserve"> to a general </w:t>
      </w:r>
      <w:r w:rsidR="008A584B" w:rsidRPr="00065551">
        <w:rPr>
          <w:rFonts w:ascii="Times New Roman" w:hAnsi="Times New Roman" w:cs="Times New Roman"/>
        </w:rPr>
        <w:t xml:space="preserve">size </w:t>
      </w:r>
      <w:r w:rsidR="002E3980" w:rsidRPr="00065551">
        <w:rPr>
          <w:rFonts w:ascii="Times New Roman" w:hAnsi="Times New Roman" w:cs="Times New Roman"/>
        </w:rPr>
        <w:t>scaling relationship</w:t>
      </w:r>
      <w:r w:rsidR="008306A9">
        <w:rPr>
          <w:rFonts w:ascii="Times New Roman" w:hAnsi="Times New Roman" w:cs="Times New Roman"/>
        </w:rPr>
        <w:t>. We also found that</w:t>
      </w:r>
      <w:r w:rsidR="00B26C4B" w:rsidRPr="00065551">
        <w:rPr>
          <w:rFonts w:ascii="Times New Roman" w:hAnsi="Times New Roman" w:cs="Times New Roman"/>
        </w:rPr>
        <w:t xml:space="preserve"> 2</w:t>
      </w:r>
      <w:r w:rsidR="002B0AC6" w:rsidRPr="00065551">
        <w:rPr>
          <w:rFonts w:ascii="Times New Roman" w:hAnsi="Times New Roman" w:cs="Times New Roman"/>
        </w:rPr>
        <w:t xml:space="preserve">) </w:t>
      </w:r>
      <w:r w:rsidR="008F5AB2" w:rsidRPr="00065551">
        <w:rPr>
          <w:rFonts w:ascii="Times New Roman" w:hAnsi="Times New Roman" w:cs="Times New Roman"/>
        </w:rPr>
        <w:t>while predator hunting traits, including web use, venom, and hunting strategy (active versus sit-and-wait) are likely to shape predator prey interaction outcomes,</w:t>
      </w:r>
      <w:r w:rsidR="004B4259" w:rsidRPr="00065551">
        <w:rPr>
          <w:rFonts w:ascii="Times New Roman" w:hAnsi="Times New Roman" w:cs="Times New Roman"/>
        </w:rPr>
        <w:t xml:space="preserve"> including determining the relative size of predators and prey,</w:t>
      </w:r>
      <w:r w:rsidR="008F5AB2" w:rsidRPr="00065551">
        <w:rPr>
          <w:rFonts w:ascii="Times New Roman" w:hAnsi="Times New Roman" w:cs="Times New Roman"/>
        </w:rPr>
        <w:t xml:space="preserve"> </w:t>
      </w:r>
      <w:r w:rsidRPr="00065551">
        <w:rPr>
          <w:rFonts w:ascii="Times New Roman" w:hAnsi="Times New Roman" w:cs="Times New Roman"/>
        </w:rPr>
        <w:t>the importance of these traits is statistically unclear</w:t>
      </w:r>
      <w:r w:rsidR="009762B7">
        <w:rPr>
          <w:rFonts w:ascii="Times New Roman" w:hAnsi="Times New Roman" w:cs="Times New Roman"/>
        </w:rPr>
        <w:t>; while</w:t>
      </w:r>
      <w:r w:rsidRPr="00065551">
        <w:rPr>
          <w:rFonts w:ascii="Times New Roman" w:hAnsi="Times New Roman" w:cs="Times New Roman"/>
        </w:rPr>
        <w:t xml:space="preserve"> the strongest pattern emerging for spider predators (Arachnida: Araneae) that use webs in capturing or subduing prey</w:t>
      </w:r>
      <w:r w:rsidR="009762B7">
        <w:rPr>
          <w:rFonts w:ascii="Times New Roman" w:hAnsi="Times New Roman" w:cs="Times New Roman"/>
        </w:rPr>
        <w:t xml:space="preserve">, </w:t>
      </w:r>
      <w:r>
        <w:rPr>
          <w:rFonts w:ascii="Times New Roman" w:hAnsi="Times New Roman" w:cs="Times New Roman"/>
        </w:rPr>
        <w:t>predator sp</w:t>
      </w:r>
      <w:r w:rsidR="004B4259" w:rsidRPr="00065551">
        <w:rPr>
          <w:rFonts w:ascii="Times New Roman" w:hAnsi="Times New Roman" w:cs="Times New Roman"/>
        </w:rPr>
        <w:t xml:space="preserve">ecies identity drives much of the variation in relative prey sizes. </w:t>
      </w:r>
    </w:p>
    <w:p w14:paraId="2CC6584E" w14:textId="36AFE804" w:rsidR="007D2AA9" w:rsidRPr="008F5AB2" w:rsidRDefault="002B0AC6" w:rsidP="008F5AB2">
      <w:pPr>
        <w:pStyle w:val="ListParagraph"/>
        <w:numPr>
          <w:ilvl w:val="0"/>
          <w:numId w:val="7"/>
        </w:numPr>
        <w:rPr>
          <w:rFonts w:ascii="Times New Roman" w:hAnsi="Times New Roman" w:cs="Times New Roman"/>
        </w:rPr>
      </w:pPr>
      <w:r w:rsidRPr="008F5AB2">
        <w:rPr>
          <w:rFonts w:ascii="Times New Roman" w:hAnsi="Times New Roman" w:cs="Times New Roman"/>
        </w:rPr>
        <w:t>Our findings</w:t>
      </w:r>
      <w:r w:rsidR="00D54F0A" w:rsidRPr="008F5AB2">
        <w:rPr>
          <w:rFonts w:ascii="Times New Roman" w:hAnsi="Times New Roman" w:cs="Times New Roman"/>
        </w:rPr>
        <w:t xml:space="preserve"> indicate that predator</w:t>
      </w:r>
      <w:r w:rsidR="00CA1E4C">
        <w:rPr>
          <w:rFonts w:ascii="Times New Roman" w:hAnsi="Times New Roman" w:cs="Times New Roman"/>
        </w:rPr>
        <w:t xml:space="preserve"> traits</w:t>
      </w:r>
      <w:r w:rsidR="004B4259">
        <w:rPr>
          <w:rFonts w:ascii="Times New Roman" w:hAnsi="Times New Roman" w:cs="Times New Roman"/>
        </w:rPr>
        <w:t xml:space="preserve"> and species identity</w:t>
      </w:r>
      <w:r w:rsidR="00D54F0A" w:rsidRPr="008F5AB2">
        <w:rPr>
          <w:rFonts w:ascii="Times New Roman" w:hAnsi="Times New Roman" w:cs="Times New Roman"/>
        </w:rPr>
        <w:t xml:space="preserve"> are important in shaping trophic interactions in</w:t>
      </w:r>
      <w:r w:rsidRPr="008F5AB2">
        <w:rPr>
          <w:rFonts w:ascii="Times New Roman" w:hAnsi="Times New Roman" w:cs="Times New Roman"/>
        </w:rPr>
        <w:t xml:space="preserve"> invertebrate food webs and </w:t>
      </w:r>
      <w:r w:rsidR="00402708" w:rsidRPr="008F5AB2">
        <w:rPr>
          <w:rFonts w:ascii="Times New Roman" w:hAnsi="Times New Roman" w:cs="Times New Roman"/>
        </w:rPr>
        <w:t>could help predict</w:t>
      </w:r>
      <w:r w:rsidRPr="008F5AB2">
        <w:rPr>
          <w:rFonts w:ascii="Times New Roman" w:hAnsi="Times New Roman" w:cs="Times New Roman"/>
        </w:rPr>
        <w:t xml:space="preserve"> how anthropogenic biodiversity change will influence terrestrial invertebrates, the earth’s most diverse and biomass-dominant </w:t>
      </w:r>
      <w:r w:rsidR="004D3EE5" w:rsidRPr="008F5AB2">
        <w:rPr>
          <w:rFonts w:ascii="Times New Roman" w:hAnsi="Times New Roman" w:cs="Times New Roman"/>
        </w:rPr>
        <w:t xml:space="preserve">animal </w:t>
      </w:r>
      <w:r w:rsidRPr="008F5AB2">
        <w:rPr>
          <w:rFonts w:ascii="Times New Roman" w:hAnsi="Times New Roman" w:cs="Times New Roman"/>
        </w:rPr>
        <w:t xml:space="preserve">taxonomic group. </w:t>
      </w:r>
    </w:p>
    <w:p w14:paraId="651BFE58" w14:textId="77777777" w:rsidR="007D2AA9" w:rsidRPr="007D2AA9" w:rsidRDefault="007D2AA9" w:rsidP="003F3823">
      <w:pPr>
        <w:rPr>
          <w:rFonts w:ascii="Times New Roman" w:hAnsi="Times New Roman" w:cs="Times New Roman"/>
        </w:rPr>
      </w:pPr>
    </w:p>
    <w:p w14:paraId="23AAC0B1" w14:textId="3E9AB58B" w:rsidR="00B701CD" w:rsidRDefault="00B701CD" w:rsidP="003F3823">
      <w:pPr>
        <w:rPr>
          <w:rFonts w:ascii="Times New Roman" w:hAnsi="Times New Roman" w:cs="Times New Roman"/>
          <w:b/>
          <w:bCs/>
        </w:rPr>
      </w:pPr>
      <w:r>
        <w:rPr>
          <w:rFonts w:ascii="Times New Roman" w:hAnsi="Times New Roman" w:cs="Times New Roman"/>
          <w:b/>
          <w:bCs/>
        </w:rPr>
        <w:t>Keywords</w:t>
      </w:r>
      <w:r w:rsidR="00B654B1">
        <w:rPr>
          <w:rFonts w:ascii="Times New Roman" w:hAnsi="Times New Roman" w:cs="Times New Roman"/>
          <w:b/>
          <w:bCs/>
        </w:rPr>
        <w:t xml:space="preserve"> </w:t>
      </w:r>
    </w:p>
    <w:p w14:paraId="567681EF" w14:textId="0D642500" w:rsidR="002B0AC6" w:rsidRPr="002B0AC6" w:rsidRDefault="002103A0" w:rsidP="002103A0">
      <w:pPr>
        <w:rPr>
          <w:rFonts w:ascii="Times New Roman" w:hAnsi="Times New Roman" w:cs="Times New Roman"/>
        </w:rPr>
      </w:pPr>
      <w:r>
        <w:rPr>
          <w:rFonts w:ascii="Times New Roman" w:hAnsi="Times New Roman" w:cs="Times New Roman"/>
        </w:rPr>
        <w:t>Allometry, arthropod, centipede, consumptive, food web, functional role, insect, spider</w:t>
      </w:r>
      <w:r w:rsidR="00A016D9">
        <w:rPr>
          <w:rFonts w:ascii="Times New Roman" w:hAnsi="Times New Roman" w:cs="Times New Roman"/>
        </w:rPr>
        <w:t xml:space="preserve"> </w:t>
      </w:r>
    </w:p>
    <w:p w14:paraId="7A17AD8A" w14:textId="79698276" w:rsidR="00B701CD" w:rsidRPr="00B701CD" w:rsidRDefault="00B701CD" w:rsidP="003F3823">
      <w:pPr>
        <w:rPr>
          <w:rFonts w:ascii="Times New Roman" w:hAnsi="Times New Roman" w:cs="Times New Roman"/>
          <w:b/>
          <w:bCs/>
        </w:rPr>
      </w:pPr>
    </w:p>
    <w:p w14:paraId="42F2EFAE" w14:textId="1FA19F63" w:rsidR="00B54432" w:rsidRPr="00CD2D4F" w:rsidRDefault="00B701CD" w:rsidP="003F3823">
      <w:pPr>
        <w:rPr>
          <w:rFonts w:ascii="Times New Roman" w:hAnsi="Times New Roman" w:cs="Times New Roman"/>
          <w:b/>
          <w:bCs/>
        </w:rPr>
      </w:pPr>
      <w:r w:rsidRPr="00B701CD">
        <w:rPr>
          <w:rFonts w:ascii="Times New Roman" w:hAnsi="Times New Roman" w:cs="Times New Roman"/>
          <w:b/>
          <w:bCs/>
        </w:rPr>
        <w:t>Introduction</w:t>
      </w:r>
    </w:p>
    <w:p w14:paraId="7C9EA1AE" w14:textId="0F4B540B" w:rsidR="003C17C3" w:rsidRDefault="00494CCD" w:rsidP="003C17C3">
      <w:pPr>
        <w:rPr>
          <w:rFonts w:ascii="Times New Roman" w:hAnsi="Times New Roman" w:cs="Times New Roman"/>
        </w:rPr>
      </w:pPr>
      <w:r>
        <w:rPr>
          <w:rFonts w:ascii="Times New Roman" w:hAnsi="Times New Roman" w:cs="Times New Roman"/>
        </w:rPr>
        <w:t>Predator-prey interactions shape the structure and function of ecosystems and their responses to external influences, including anthropogenic global change</w:t>
      </w:r>
      <w:r w:rsidR="001C47DB">
        <w:rPr>
          <w:rFonts w:ascii="Times New Roman" w:hAnsi="Times New Roman" w:cs="Times New Roman"/>
        </w:rPr>
        <w:t xml:space="preserve"> </w:t>
      </w:r>
      <w:r w:rsidR="001C47DB">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{"citationItems":[{"id":"ITEM-1","itemData":{"author":[{"dropping-particle":"","family":"McCann","given":"Kevin","non-dropping-particle":"","parse-names":false,"suffix":""}],"container-title":"Nature","id":"ITEM-1","issued":{"date-parts":[["2000"]]},"title":"The diversity–stability debate","type":"article-journal","volume":"405"},"uris":["http://www.mendeley.com/documents/?uuid=03cb3904-ade0-47b2-ad40-1ab971297234"]},{"id":"ITEM-2","itemData":{"DOI":"10.1016/j.tree.2014.09.012","ISBN":"0169-5347","ISSN":"01695347","PMID":"25445878","abstract":"Extinctions beget further extinctions when species lose obligate mutualists, predators, prey, or hosts. Here, we develop a conceptual model of species and community attributes affecting secondary extinction likelihood, incorporating mechanisms that buffer organisms against partner loss. Specialized interactors, including 'cryptic specialists' with diverse but nonredundant partner assemblages, incur elevated risk. Risk is also higher for species that cannot either evolve new traits following partner loss or obtain novel partners in communities reorganizing under changing environmental conditions. Partner loss occurs alongside other anthropogenic impacts; multiple stressors can circumvent ecological buffers, enhancing secondary extinction risk. Stressors can also offset each other, reducing secondary extinction risk, a hitherto unappreciated phenomenon. This synthesis suggests improved conservation planning tactics and critical directions for research on secondary extinctions.","author":[{"dropping-particle":"","family":"Brodie","given":"Jedediah F.","non-dropping-particle":"","parse-names":false,"suffix":""},{"dropping-particle":"","family":"Aslan","given":"Clare E.","non-dropping-particle":"","parse-names":false,"suffix":""},{"dropping-particle":"","family":"Rogers","given":"Haldre S.","non-dropping-particle":"","parse-names":false,"suffix":""},{"dropping-particle":"","family":"Redford","given":"Kent H.","non-dropping-particle":"","parse-names":false,"suffix":""},{"dropping-particle":"","family":"Maron","given":"John L.","non-dropping-particle":"","parse-names":false,"suffix":""},{"dropping-particle":"","family":"Bronstein","given":"Judith L.","non-dropping-particle":"","parse-names":false,"suffix":""},{"dropping-particle":"","family":"Groves","given":"Craig R.","non-dropping-particle":"","parse-names":false,"suffix":""}],"container-title":"Trends in Ecology and Evolution","id":"ITEM-2","issue":"12","issued":{"date-parts":[["2014"]]},"page":"664-672","title":"Secondary extinctions of biodiversity","type":"article-journal","volume":"29"},"uris":["http://www.mendeley.com/documents/?uuid=c35ab0ff-4310-4533-997d-10b953a00ee5"]}],"mendeley":{"formattedCitation":"(Brodie et al., 2014; McCann, 2000)","plainTextFormattedCitation":"(Brodie et al., 2014; McCann, 2000)","previouslyFormattedCitation":"(Brodie et al., 2014; McCann, 2000)"},"properties":{"noteIndex":0},"schema":"https://github.com/citation-style-language/schema/raw/master/csl-citation.json"}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(Brodie et al., 2014; McCann, 2000)</w:t>
      </w:r>
      <w:r w:rsidR="001C47DB">
        <w:rPr>
          <w:rFonts w:ascii="Times New Roman" w:hAnsi="Times New Roman" w:cs="Times New Roman"/>
        </w:rPr>
        <w:fldChar w:fldCharType="end"/>
      </w:r>
      <w:r>
        <w:rPr>
          <w:rFonts w:ascii="Times New Roman" w:hAnsi="Times New Roman" w:cs="Times New Roman"/>
        </w:rPr>
        <w:t xml:space="preserve">. Traditionally, predator-prey interactions have been approached from a species-specific framework; specifically, </w:t>
      </w:r>
      <w:r w:rsidR="00FF4E15">
        <w:rPr>
          <w:rFonts w:ascii="Times New Roman" w:hAnsi="Times New Roman" w:cs="Times New Roman"/>
        </w:rPr>
        <w:t xml:space="preserve">emphasis is placed on how </w:t>
      </w:r>
      <w:r>
        <w:rPr>
          <w:rFonts w:ascii="Times New Roman" w:hAnsi="Times New Roman" w:cs="Times New Roman"/>
        </w:rPr>
        <w:t xml:space="preserve">species identity or phylogenetic relatedness shape feeding interactions </w:t>
      </w:r>
      <w:r w:rsidR="001C47DB">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{"citationItems":[{"id":"ITEM-1","itemData":{"DOI":"10.1111/j.1365-2656.2008.01460.x","ISBN":"0021-8790","ISSN":"00218790","PMID":"19120606","abstract":"1. A fundamental goal of ecological network research is to understand how the complexity observed in nature can persist and how this affects ecosystem functioning. This is essential for us to be able to predict, and eventually mitigate, the consequences of increasing environmental pertur-bations such as habitat loss, climate change, and invasions of exotic species. 2. Ecological networks can be subdivided into three broad types: 'traditional' food webs, mutual-istic networks and host–parasitoid networks. There is a recent trend towards cross-comparisons among network types and also to take a more mechanistic, as opposed to phenomenological, perspective. For example, analysis of network configurations, such as compartments, allows us to explore the role of co-evolution in structuring mutualistic networks and host–parasitoid networks, and of body size in food webs. 3. Research into ecological networks has recently undergone a renaissance, leading to the production of a new catalogue of evermore complete, taxonomically resolved, and quantitative data. Novel topological patterns have been unearthed and it is increasingly evident that it is the distribution of interaction strengths and the configuration of complexity, rather than just its magnitude, that governs network stability and structure. 4. Another significant advance is the growing recognition of the importance of individual traits and behaviour: interactions, after all, occur between individuals. The new generation of high-quality networks is now enabling us to move away from describing networks based on species-averaged data and to start exploring patterns based on individuals. Such refinements will enable us to address more general ecological questions relating to foraging theory and the recent metabolic theory of ecology. 5. We conclude by suggesting a number of 'dead ends' and 'fruitful avenues' for future research into ecological networks.","author":[{"dropping-particle":"","family":"Ings","given":"Thomas C.","non-dropping-particle":"","parse-names":false,"suffix":""},{"dropping-particle":"","family":"Montoya","given":"Jose M.","non-dropping-particle":"","parse-names":false,"suffix":""},{"dropping-particle":"","family":"Bascompte","given":"J","non-dropping-particle":"","parse-names":false,"suffix":""},{"dropping-particle":"","family":"Bluthgren","given":"N","non-dropping-particle":"","parse-names":false,"suffix":""},{"dropping-particle":"","family":"Brown","given":"Lee","non-dropping-particle":"","parse-names":false,"suffix":""},{"dropping-particle":"","family":"Dormann","given":"Carsten","non-dropping-particle":"","parse-names":false,"suffix":""},{"dropping-particle":"","family":"Edwards","given":"Francois","non-dropping-particle":"","parse-names":false,"suffix":""},{"dropping-particle":"","family":"Figueroa","given":"David","non-dropping-particle":"","parse-names":false,"suffix":""},{"dropping-particle":"","family":"Jacob","given":"Ute","non-dropping-particle":"","parse-names":false,"suffix":""},{"dropping-particle":"","family":"Jones","given":"J. Iwan","non-dropping-particle":"","parse-names":false,"suffix":""},{"dropping-particle":"","family":"Lauridsen","given":"Rasmus B.","non-dropping-particle":"","parse-names":false,"suffix":""},{"dropping-particle":"","family":"Ledger","given":"Mark E.","non-dropping-particle":"","parse-names":false,"suffix":""},{"dropping-particle":"","family":"Lewis","given":"Hannah M.","non-dropping-particle":"","parse-names":false,"suffix":""},{"dropping-particle":"","family":"Olesen","given":"Jens M.","non-dropping-particle":"","parse-names":false,"suffix":""},{"dropping-particle":"","family":"Veen","given":"F. J Frank","non-dropping-particle":"Van","parse-names":false,"suffix":""},{"dropping-particle":"","family":"Warren","given":"Phil H.","non-dropping-particle":"","parse-names":false,"suffix":""},{"dropping-particle":"","family":"Woodward","given":"Guy","non-dropping-particle":"","parse-names":false,"suffix":""}],"container-title":"Journal of Animal Ecology","id":"ITEM-1","issue":"1","issued":{"date-parts":[["2009"]]},"note":"review of network to date, suggests some fruitful avenues, including local-to-regional networks, cross-ecosystem networks, individual based networks to bridge gaps and connect understanding of network structure in a variety of habitats.","page":"253-269","title":"Ecological networks - Beyond food webs","type":"article-journal","volume":"78"},"uris":["http://www.mendeley.com/documents/?uuid=6a4ebec0-e1fc-49a9-ba1c-45a18036978d"]}],"mendeley":{"formattedCitation":"(Ings et al., 2009)","plainTextFormattedCitation":"(Ings et al., 2009)","previouslyFormattedCitation":"(Ings et al., 2009)"},"properties":{"noteIndex":0},"schema":"https://github.com/citation-style-language/schema/raw/master/csl-citation.json"}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(Ings et al., 2009)</w:t>
      </w:r>
      <w:r w:rsidR="001C47DB">
        <w:rPr>
          <w:rFonts w:ascii="Times New Roman" w:hAnsi="Times New Roman" w:cs="Times New Roman"/>
        </w:rPr>
        <w:fldChar w:fldCharType="end"/>
      </w:r>
      <w:r w:rsidR="001C47DB">
        <w:rPr>
          <w:rFonts w:ascii="Times New Roman" w:hAnsi="Times New Roman" w:cs="Times New Roman"/>
        </w:rPr>
        <w:t>.</w:t>
      </w:r>
      <w:r>
        <w:rPr>
          <w:rFonts w:ascii="Times New Roman" w:hAnsi="Times New Roman" w:cs="Times New Roman"/>
        </w:rPr>
        <w:t xml:space="preserve"> However, more generalizable predictions of feeding interactions can be made using non-specific traits. </w:t>
      </w:r>
      <w:r w:rsidR="003C17C3">
        <w:rPr>
          <w:rFonts w:ascii="Times New Roman" w:hAnsi="Times New Roman" w:cs="Times New Roman"/>
        </w:rPr>
        <w:t xml:space="preserve">Body size, for example, </w:t>
      </w:r>
      <w:r w:rsidR="00AB0CAD">
        <w:rPr>
          <w:rFonts w:ascii="Times New Roman" w:hAnsi="Times New Roman" w:cs="Times New Roman"/>
        </w:rPr>
        <w:t>is a key trait that determines feeding interactions between predators and prey</w:t>
      </w:r>
      <w:r w:rsidR="00E26AC3">
        <w:rPr>
          <w:rFonts w:ascii="Times New Roman" w:hAnsi="Times New Roman" w:cs="Times New Roman"/>
        </w:rPr>
        <w:t xml:space="preserve"> across ecosystems</w:t>
      </w:r>
      <w:r w:rsidR="001C47DB">
        <w:rPr>
          <w:rFonts w:ascii="Times New Roman" w:hAnsi="Times New Roman" w:cs="Times New Roman"/>
        </w:rPr>
        <w:t xml:space="preserve"> </w:t>
      </w:r>
      <w:r w:rsidR="001C47DB">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10.1016/j.tree.2005.04.005","author":[{"dropping-particle":"","family":"Woodward","given":"Guy","non-dropping-particle":"","parse-names":false,"suffix":""},{"dropping-particle":"","family":"Ebenman","given":"Bo","non-dropping-particle":"","parse-names":false,"suffix":""},{"dropping-particle":"","family":"Emmerson","given":"Mark","non-dropping-particle":"","parse-names":false,"suffix":""},{"dropping-particle":"","family":"Montoya","given":"Jose M","non-dropping-particle":"","parse-names":false,"suffix":""},{"dropping-particle":"","family":"Olesen","given":"Jens M","non-dropping-particle":"","parse-names":false,"suffix":""},{"dropping-particle":"","family":"Valido","given":"Alfredo","non-dropping-particle":"","parse-names":false,"suffix":""},{"dropping-particle":"","family":"Warren","given":"Philip H","non-dropping-particle":"","parse-names":false,"suffix":""}],"container-title":"Trends in Ecology and Evolution","id":"ITEM-1","issue":"7","issued":{"date-parts":[["2005"]]},"page":"402-409","title":"Body size in ecological networks","type":"article-journal","volume":"20"},"uris":["http://www.mendeley.com/documents/?uuid=c44bd009-d5d4-40e9-b989-a25a3a7f23fb"]}],"mendeley":{"formattedCitation":"(Woodward et al., 2005)","plainTextFormattedCitation":"(Woodward et al., 2005)","previouslyFormattedCitation":"(Woodward et al., 2005)"},"properties":{"noteIndex":0},"schema":"https://github.com/citation-style-language/schema/raw/master/csl-citation.json"}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(Woodward et al., 2005)</w:t>
      </w:r>
      <w:r w:rsidR="001C47DB">
        <w:rPr>
          <w:rFonts w:ascii="Times New Roman" w:hAnsi="Times New Roman" w:cs="Times New Roman"/>
        </w:rPr>
        <w:fldChar w:fldCharType="end"/>
      </w:r>
      <w:r w:rsidR="001C47DB">
        <w:rPr>
          <w:rFonts w:ascii="Times New Roman" w:hAnsi="Times New Roman" w:cs="Times New Roman"/>
        </w:rPr>
        <w:t xml:space="preserve">. </w:t>
      </w:r>
      <w:r>
        <w:rPr>
          <w:rFonts w:ascii="Times New Roman" w:hAnsi="Times New Roman" w:cs="Times New Roman"/>
        </w:rPr>
        <w:t>Because body size is integral to feeding interactions, both dictating the rate and range of prey a predator can consume, it is one of the primary approaches for predicting the structure of feeding interactions for biological communities, or food webs</w:t>
      </w:r>
      <w:r w:rsidR="001C47DB">
        <w:rPr>
          <w:rFonts w:ascii="Times New Roman" w:hAnsi="Times New Roman" w:cs="Times New Roman"/>
        </w:rPr>
        <w:t xml:space="preserve"> </w:t>
      </w:r>
      <w:r w:rsidR="001C47DB">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Stouffer","given":"D.B.","non-dropping-particle":"","parse-names":false,"suffix":""},{"dropping-particle":"","family":"Camacho","given":"J","non-dropping-particle":"","parse-names":false,"suffix":""},{"dropping-particle":"","family":"Guimera","given":"R","non-dropping-particle":"","parse-names":false,"suffix":""},{"dropping-particle":"","family":"Ng","given":"C.A.","non-dropping-particle":"","parse-names":false,"suffix":""},{"dropping-particle":"","family":"Nunes Amaral","given":"L.A.","non-dropping-particle":"","parse-names":false,"suffix":""}],"container-title":"Ecology","id":"ITEM-1","issue":"5","issued":{"date-parts":[["2005"]]},"page":"1301-1311","title":"Quantitative patterns in the structure of model and empirical food webs","type":"article-journal","volume":"86"},"uris":["http://www.mendeley.com/documents/?uuid=8c1e2728-35cf-4f15-9b8b-a0b925240746"]},{"id":"ITEM-2","itemData":{"DOI":"10.1007/s11284-016-1408-1","ISBN":"1128401614","ISSN":"14401703","abstract":"Community ecology is traditionally species-based and assumes that species comprise identical individuals. However, intraspecific variation is ubiquitous in nature because of ontogenetic growth and critical in food-we dynamics. To understand individual interaction-mediated food webs, researchers have recently focused on body size as the most fundamental biological aspect and assessed a parameter called the predator–prey mass ratio (PPMR). Herein, I review the conceptual development of the PPMR and suggest four major concerns regarding its measurement: (1) PPMR should be measured at the individual level because species-averaged values distort actual feeding relationships, (2) individual-level PPMR data on gape-unconstrained predators (e.g., terrestrial carnivores) are limited because previous studies have targeted gape-limited fish predators, (3) predators’ prey size selectivity (preferred PPRM) is conceptually different from dietary prey size (realized PPMR) and should be distinguished by incorporating environmental prey abundance information, and (4) determinants of preferred PPMR, rather than those of realized PPMR, should be identified to describe size-dependent predation. Future studies are encouraged to explore not only predation but also other interaction types (e.g., competition, mutualism, and herbivory) at the individual level. However, this is not likely to occur while ecological communities are still considered to be interspecific interaction networks. To resolve this situation and more comprehensively understand biodiversity and ecosystem functioning, I suggest that community ecology requires a paradigm shift in the unit of interaction from species to individuals, similar to evolutionary biology, which revolutionized the unit of selection, because interactions occur between individuals.","author":[{"dropping-particle":"","family":"Nakazawa","given":"Takefumi","non-dropping-particle":"","parse-names":false,"suffix":""}],"container-title":"Ecological Research","id":"ITEM-2","issue":"1","issued":{"date-parts":[["2017"]]},"page":"5-12","publisher":"Springer Japan","title":"Individual interaction data are required in community ecology: a conceptual review of the predator–prey mass ratio and more","type":"article-journal","volume":"32"},"uris":["http://www.mendeley.com/documents/?uuid=61c51ad4-10cd-4d0e-8ea3-02c39507b7fe"]},{"id":"ITEM-3","itemData":{"DOI":"10.1016/j.tree.2005.04.005","author":[{"dropping-particle":"","family":"Woodward","given":"Guy","non-dropping-particle":"","parse-names":false,"suffix":""},{"dropping-particle":"","family":"Ebenman","given":"Bo","non-dropping-particle":"","parse-names":false,"suffix":""},{"dropping-particle":"","family":"Emmerson","given":"Mark","non-dropping-particle":"","parse-names":false,"suffix":""},{"dropping-particle":"","family":"Montoya","given":"Jose M","non-dropping-particle":"","parse-names":false,"suffix":""},{"dropping-particle":"","family":"Olesen","given":"Jens M","non-dropping-particle":"","parse-names":false,"suffix":""},{"dropping-particle":"","family":"Valido","given":"Alfredo","non-dropping-particle":"","parse-names":false,"suffix":""},{"dropping-particle":"","family":"Warren","given":"Philip H","non-dropping-particle":"","parse-names":false,"suffix":""}],"container-title":"Trends in Ecology and Evolution","id":"ITEM-3","issue":"7","issued":{"date-parts":[["2005"]]},"page":"402-409","title":"Body size in ecological networks","type":"article-journal","volume":"20"},"uris":["http://www.mendeley.com/documents/?uuid=c44bd009-d5d4-40e9-b989-a25a3a7f23fb"]},{"id":"ITEM-4","itemData":{"DOI":"10.1111/2041-210X.12103","ISBN":"2041-210X","ISSN":"2041210X","abstract":"* Current global changes make it important to be able to predict which interactions will occur in the emerging ecosystems. Most of the current methods to infer the existence of interactions between two species require a good knowledge of their behaviour or a direct observation of interactions. In this paper, we overcome these limitations by developing a method, inspired from the niche model of food web structure, using the statistical relationship between predator and prey body size to infer the matrix of potential interactions among a pool of species. * The novelty of our approach is to infer, for any species of a given species pool, the three species-specific parameters of the niche model. The method applies to both local and metaweb scales. It allows one to evaluate the feeding interactions of a new species entering the community. * We find that this method gives robust predictions of the structure of food webs and that its efficiency is increased when the strength of the body–size relationship between predators and preys increases. * We finally illustrate the potential of the method to infer the metaweb structure of pelagic fishes of the Mediterranean sea under different global change scenarios.","author":[{"dropping-particle":"","family":"Gravel","given":"Dominique","non-dropping-particle":"","parse-names":false,"suffix":""},{"dropping-particle":"","family":"Poisot","given":"Timothée","non-dropping-particle":"","parse-names":false,"suffix":""},{"dropping-particle":"","family":"Albouy","given":"Camille","non-dropping-particle":"","parse-names":false,"suffix":""},{"dropping-particle":"","family":"Velez","given":"Laure","non-dropping-particle":"","parse-names":false,"suffix":""},{"dropping-particle":"","family":"Mouillot","given":"David","non-dropping-particle":"","parse-names":false,"suffix":""}],"container-title":"Methods in Ecology and Evolution","id":"ITEM-4","issue":"11","issued":{"date-parts":[["2013"]]},"page":"1083-1090","title":"Inferring food web structure from predator-prey body size relationships","type":"article-journal","volume":"4"},"uris":["http://www.mendeley.com/documents/?uuid=4448492a-5bf5-407a-9d57-8d5b187f76ea"]}],"mendeley":{"formattedCitation":"(Gravel, Poisot, Albouy, Velez, &amp; Mouillot, 2013; Nakazawa, 2017; Stouffer, Camacho, Guimera, Ng, &amp; Nunes Amaral, 2005; Woodward et al., 2005)","plainTextFormattedCitation":"(Gravel, Poisot, Albouy, Velez, &amp; Mouillot, 2013; Nakazawa, 2017; Stouffer, Camacho, Guimera, Ng, &amp; Nunes Amaral, 2005; Woodward et al., 2005)","previouslyFormattedCitation":"(Gravel, Poisot, Albouy, Velez, &amp; Mouillot, 2013; Nakazawa, 2017; Stouffer, Camacho, Guimera, Ng, &amp; Nunes Amaral, 2005; Woodward et al., 2005)"},"properties":{"noteIndex":0},"schema":"https://github.com/citation-style-language/schema/raw/master/csl-citation.json"}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(Gravel, Poisot, Albouy, Velez, &amp; Mouillot, 2013; Nakazawa, 2017; Stouffer, Camacho, Guimera, Ng, &amp; Nunes Amaral, 2005; Woodward et al., 2005)</w:t>
      </w:r>
      <w:r w:rsidR="001C47DB">
        <w:rPr>
          <w:rFonts w:ascii="Times New Roman" w:hAnsi="Times New Roman" w:cs="Times New Roman"/>
        </w:rPr>
        <w:fldChar w:fldCharType="end"/>
      </w:r>
      <w:r w:rsidR="001C47DB">
        <w:rPr>
          <w:rFonts w:ascii="Times New Roman" w:hAnsi="Times New Roman" w:cs="Times New Roman"/>
        </w:rPr>
        <w:t xml:space="preserve">. </w:t>
      </w:r>
      <w:r w:rsidR="003C17C3">
        <w:rPr>
          <w:rFonts w:ascii="Times New Roman" w:hAnsi="Times New Roman" w:cs="Times New Roman"/>
        </w:rPr>
        <w:t>Wh</w:t>
      </w:r>
      <w:r w:rsidR="00015822">
        <w:rPr>
          <w:rFonts w:ascii="Times New Roman" w:hAnsi="Times New Roman" w:cs="Times New Roman"/>
        </w:rPr>
        <w:t>ereas</w:t>
      </w:r>
      <w:r w:rsidR="003C17C3">
        <w:rPr>
          <w:rFonts w:ascii="Times New Roman" w:hAnsi="Times New Roman" w:cs="Times New Roman"/>
        </w:rPr>
        <w:t xml:space="preserve"> body size alone predicts general patterns across food webs in multiple contexts, combining body size with more species-specific characteristics, including species identity, and more broadly, species traits such as locomotion</w:t>
      </w:r>
      <w:r w:rsidR="00696D8E">
        <w:rPr>
          <w:rFonts w:ascii="Times New Roman" w:hAnsi="Times New Roman" w:cs="Times New Roman"/>
        </w:rPr>
        <w:t xml:space="preserve"> or metabolic group</w:t>
      </w:r>
      <w:r w:rsidR="00571274">
        <w:rPr>
          <w:rFonts w:ascii="Times New Roman" w:hAnsi="Times New Roman" w:cs="Times New Roman"/>
        </w:rPr>
        <w:t>,</w:t>
      </w:r>
      <w:r w:rsidR="00696D8E">
        <w:rPr>
          <w:rFonts w:ascii="Times New Roman" w:hAnsi="Times New Roman" w:cs="Times New Roman"/>
        </w:rPr>
        <w:t xml:space="preserve"> </w:t>
      </w:r>
      <w:r w:rsidR="003C17C3">
        <w:rPr>
          <w:rFonts w:ascii="Times New Roman" w:hAnsi="Times New Roman" w:cs="Times New Roman"/>
        </w:rPr>
        <w:t xml:space="preserve">creates food web models that look even more similar to empirically-observed patterns </w:t>
      </w:r>
      <w:r w:rsidR="001804BF">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{"citationItems":[{"id":"ITEM-1","itemData":{"author":[{"dropping-particle":"","family":"Rudolf","given":"Volker H W","non-dropping-particle":"","parse-names":false,"suffix":""},{"dropping-particle":"","family":"Rasmussen","given":"Nick L","non-dropping-particle":"","parse-names":false,"suffix":""},{"dropping-particle":"","family":"Dibble","given":"Christopher J","non-dropping-particle":"","parse-names":false,"suffix":""},{"dropping-particle":"Van","family":"Allen","given":"Benjamin G","non-dropping-particle":"","parse-names":false,"suffix":""}],"container-title":"Proceedings of the Royal Society B","id":"ITEM-1","issued":{"date-parts":[["2014"]]},"page":"20133203","title":"Resolving the roles of body size and species identity in driving functional diversity","type":"article-journal","volume":"281"},"uris":["http://www.mendeley.com/documents/?uuid=d2f7d2a4-60b9-48d2-8d44-1749ffe2c62f"]},{"id":"ITEM-2","itemData":{"DOI":"10.1016/j.fooweb.2015.09.001","ISSN":"23522496","abstract":"Food webs are important tools for understanding how complex natural communities are structured and how they respond to environmental change. However their full potential has yet to be realised because of the huge amount of resources required to construct them de novo. Consequently, the current catalogue of networks that are suitable for rigorous and comparative analyses and theoretical development still suffers from a lack of standardisation and replication.Here, we present a novel R function, WebBuilder, which automates the construction of food webs from taxonomic lists, and a dataset of trophic interactions. This function works by matching species against those within a dataset of trophic interactions, and 'filling in' missing trophic interactions based on these matches. We also present a dataset of over 20,000 freshwater trophic interactions, and use this and four well-characterised freshwater food webs to test the method.The WebBuilder function facilitates the generation of food webs of comparable quality to the most detailed published food webs, but at a fraction of the research effort or cost. Furthermore, it matched and often outperformed a selection of predictive models, which are currently among the best, in terms of capturing key properties of empirical food webs. The method is simple to use, systematic and, perhaps most importantly, reproducible, which will facilitate (re-) analysis and data sharing. Although developed and tested on a sample of freshwater food webs, this method could easily be extended to cover other types of ecological interactions (such as mutualistic interactions).","author":[{"dropping-particle":"","family":"Gray","given":"Clare","non-dropping-particle":"","parse-names":false,"suffix":""},{"dropping-particle":"","family":"Figueroa","given":"David H.","non-dropping-particle":"","parse-names":false,"suffix":""},{"dropping-particle":"","family":"Hudson","given":"Lawrence N.","non-dropping-particle":"","parse-names":false,"suffix":""},{"dropping-particle":"","family":"Ma","given":"Athen","non-dropping-particle":"","parse-names":false,"suffix":""},{"dropping-particle":"","family":"Perkins","given":"Dan","non-dropping-particle":"","parse-names":false,"suffix":""},{"dropping-particle":"","family":"Woodward","given":"Guy","non-dropping-particle":"","parse-names":false,"suffix":""}],"container-title":"Food Webs","id":"ITEM-2","issued":{"date-parts":[["2015"]]},"page":"11-20","publisher":"The Authors","title":"Joining the dots: An automated method for constructing food webs from compendia of published interactions","type":"article-journal","volume":"5"},"uris":["http://www.mendeley.com/documents/?uuid=a360129c-bc30-471d-8c25-c40d37508c80"]},{"id":"ITEM-3","itemData":{"DOI":"10.1038/s41559-019-0899-x","ISSN":"2397334X","PMID":"31110252","abstract":"Predator–prey interactions in natural ecosystems generate complex food webs that have a simple universal body-size architecture where predators are systematically larger than their prey. Food-web theory shows that the highest predator–prey body-mass ratios found in natural food webs may be especially important because they create weak interactions with slow dynamics that stabilize communities against perturbations and maintain ecosystem functioning. Identifying these vital interactions in real communities typically requires arduous identification of interactions in complex food webs. Here, we overcome this obstacle by developing predator-trait models to predict average body-mass ratios based on a database comprising 290 food webs from freshwater, marine and terrestrial ecosystems across all continents. We analysed how species traits constrain body-size architecture by changing the slope of the predator–prey body-mass scaling. Across ecosystems, we found high body-mass ratios for predator groups with specific trait combinations including (1) small vertebrates and (2) large swimming or flying predators. Including the metabolic and movement types of predators increased the accuracy of predicting which species are engaged in high body-mass ratio interactions. We demonstrate that species traits explain striking patterns in the body-size architecture of natural food webs that underpin the stability and functioning of ecosystems, paving the way for community-level management of the most complex natural ecosystems.","author":[{"dropping-particle":"","family":"Brose","given":"Ulrich","non-dropping-particle":"","parse-names":false,"suffix":""},{"dropping-particle":"","family":"Archambault","given":"Phillippe","non-dropping-particle":"","parse-names":false,"suffix":""},{"dropping-particle":"","family":"Barnes","given":"Andrew D.","non-dropping-particle":"","parse-names":false,"suffix":""},{"dropping-particle":"","family":"Bersier","given":"Louis Felix","non-dropping-particle":"","parse-names":false,"suffix":""},{"dropping-particle":"","family":"Boy","given":"Thomas","non-dropping-particle":"","parse-names":false,"suffix":""},{"dropping-particle":"","family":"Canning-Clode","given":"João","non-dropping-particle":"","parse-names":false,"suffix":""},{"dropping-particle":"","family":"Conti","given":"Erminia","non-dropping-particle":"","parse-names":false,"suffix":""},{"dropping-particle":"","family":"Dias","given":"Marta","non-dropping-particle":"","parse-names":false,"suffix":""},{"dropping-particle":"","family":"Digel","given":"Christoph","non-dropping-particle":"","parse-names":false,"suffix":""},{"dropping-particle":"","family":"Dissanayake","given":"Awantha","non-dropping-particle":"","parse-names":false,"suffix":""},{"dropping-particle":"","family":"Flores","given":"Augusto A.V.","non-dropping-particle":"","parse-names":false,"suffix":""},{"dropping-particle":"","family":"Fussmann","given":"Katarina","non-dropping-particle":"","parse-names":false,"suffix":""},{"dropping-particle":"","family":"Gauzens","given":"Benoit","non-dropping-particle":"","parse-names":false,"suffix":""},{"dropping-particle":"","family":"Gray","given":"Clare","non-dropping-particle":"","parse-names":false,"suffix":""},{"dropping-particle":"","family":"Häussler","given":"Johanna","non-dropping-particle":"","parse-names":false,"suffix":""},{"dropping-particle":"","family":"Hirt","given":"Myriam R.","non-dropping-particle":"","parse-names":false,"suffix":""},{"dropping-particle":"","family":"Jacob","given":"Ute","non-dropping-particle":"","parse-names":false,"suffix":""},{"dropping-particle":"","family":"Jochum","given":"Malte","non-dropping-particle":"","parse-names":false,"suffix":""},{"dropping-particle":"","family":"Kéfi","given":"Sonia","non-dropping-particle":"","parse-names":false,"suffix":""},{"dropping-particle":"","family":"McLaughlin","given":"Orla","non-dropping-particle":"","parse-names":false,"suffix":""},{"dropping-particle":"","family":"MacPherson","given":"Muriel M.","non-dropping-particle":"","parse-names":false,"suffix":""},{"dropping-particle":"","family":"Latz","given":"Ellen","non-dropping-particle":"","parse-names":false,"suffix":""},{"dropping-particle":"","family":"Layer-Dobra","given":"Katrin","non-dropping-particle":"","parse-names":false,"suffix":""},{"dropping-particle":"","family":"Legagneux","given":"Pierre","non-dropping-particle":"","parse-names":false,"suffix":""},{"dropping-particle":"","family":"Li","given":"Yuanheng","non-dropping-particle":"","parse-names":false,"suffix":""},{"dropping-particle":"","family":"Madeira","given":"Carolina","non-dropping-particle":"","parse-names":false,"suffix":""},{"dropping-particle":"","family":"Martinez","given":"Neo D.","non-dropping-particle":"","parse-names":false,"suffix":""},{"dropping-particle":"","family":"Mendonça","given":"Vanessa","non-dropping-particle":"","parse-names":false,"suffix":""},{"dropping-particle":"","family":"Mulder","given":"Christian","non-dropping-particle":"","parse-names":false,"suffix":""},{"dropping-particle":"","family":"Navarrete","given":"Sergio A.","non-dropping-particle":"","parse-names":false,"suffix":""},{"dropping-particle":"","family":"O’Gorman","given":"Eoin J.","non-dropping-particle":"","parse-names":false,"suffix":""},{"dropping-particle":"","family":"Ott","given":"David","non-dropping-particle":"","parse-names":false,"suffix":""},{"dropping-particle":"","family":"Paula","given":"José","non-dropping-particle":"","parse-names":false,"suffix":""},{"dropping-particle":"","family":"Perkins","given":"Daniel","non-dropping-particle":"","parse-names":false,"suffix":""},{"dropping-particle":"","family":"Piechnik","given":"Denise","non-dropping-particle":"","parse-names":false,"suffix":""},{"dropping-particle":"","family":"Pokrovsky","given":"Ivan","non-dropping-particle":"","parse-names":false,"suffix":""},{"dropping-particle":"","family":"Raffaelli","given":"David","non-dropping-particle":"","parse-names":false,"suffix":""},{"dropping-particle":"","family":"Rall","given":"Björn C.","non-dropping-particle":"","parse-names":false,"suffix":""},{"dropping-particle":"","family":"Rosenbaum","given":"Benjamin","non-dropping-particle":"","parse-names":false,"suffix":""},{"dropping-particle":"","family":"Ryser","given":"Remo","non-dropping-particle":"","parse-names":false,"suffix":""},{"dropping-particle":"","family":"Silva","given":"Ana","non-dropping-particle":"","parse-names":false,"suffix":""},{"dropping-particle":"","family":"Sohlström","given":"Esra H.","non-dropping-particle":"","parse-names":false,"suffix":""},{"dropping-particle":"","family":"Sokolova","given":"Natalia","non-dropping-particle":"","parse-names":false,"suffix":""},{"dropping-particle":"","family":"Thompson","given":"Murray S.A.","non-dropping-particle":"","parse-names":false,"suffix":""},{"dropping-particle":"","family":"Thompson","given":"Ross M.","non-dropping-particle":"","parse-names":false,"suffix":""},{"dropping-particle":"","family":"Vermandele","given":"Fanny","non-dropping-particle":"","parse-names":false,"suffix":""},{"dropping-particle":"","family":"Vinagre","given":"Catarina","non-dropping-particle":"","parse-names":false,"suffix":""},{"dropping-particle":"","family":"Wang","given":"Shaopeng","non-dropping-particle":"","parse-names":false,"suffix":""},{"dropping-particle":"","family":"Wefer","given":"Jori M.","non-dropping-particle":"","parse-names":false,"suffix":""},{"dropping-particle":"","family":"Williams","given":"Richard J.","non-dropping-particle":"","parse-names":false,"suffix":""},{"dropping-particle":"","family":"Wieters","given":"Evie","non-dropping-particle":"","parse-names":false,"suffix":""},{"dropping-particle":"","family":"Woodward","given":"Guy","non-dropping-particle":"","parse-names":false,"suffix":""},{"dropping-particle":"","family":"Iles","given":"Alison C.","non-dropping-particle":"","parse-names":false,"suffix":""}],"container-title":"Nature Ecology and Evolution","id":"ITEM-3","issue":"6","issued":{"date-parts":[["2019"]]},"page":"919-927","publisher":"Springer US","title":"Predator traits determine food-web architecture across ecosystems","type":"article-journal","volume":"3"},"uris":["http://www.mendeley.com/documents/?uuid=4fe4325f-2a05-4331-9d33-cf6846a89794"]},{"id":"ITEM-4","itemData":{"DOI":"10.1111/2041-210X.13125","ISSN":"2041210X","abstract":"Food webs are a powerful way to represent the diversity, structure, and function of ecological systems. However, the accurate description of food webs requires significant effort in time and resources, limiting their widespread use in ecological studies. Newly published methods allow for the inference of feeding interactions using proxy variables. Here, we compare the accuracy of two recently described methods, as well as describe a composite model of the two, for the inference of feeding interactions using a large, well-described dataset. Both niche and neutral processes are involved in determining whether or not two species will form a feeding link in communities. Three different models for determining niche constraints of feeding interactions are compared, and all three models are extended by incorporating neutral processes, based on relative abundances. The three models compared here infer niche processes through (a) phylogenetic relationships, (b) local species trait distributions (e.g., body size), and (c) a composite of phylogeny and local traits. We show that all three methods perform well at predicting individual species interactions, and that these individual predictions scale up to the network level, resulting in food web structure of inferred networks being similar to their empirical counterparts. Our results indicate that inferring food web structure using phylogenies can be an efficient way of getting summary webs with minimal data, and offers a conservative test of changes in food web structure, particularly when there is low species turnover between sites. Inferences made using traits require more data, but allows for greater understanding of the mechanisms underlying trophic interactions. A composite model of the two methods provides a framework for investigating the importance of how phylogeny, trait distributions, and relative abundances, affect species interactions, and network structure.","author":[{"dropping-particle":"","family":"Pomeranz","given":"Justin P.F.","non-dropping-particle":"","parse-names":false,"suffix":""},{"dropping-particle":"","family":"Thompson","given":"Ross M.","non-dropping-particle":"","parse-names":false,"suffix":""},{"dropping-particle":"","family":"Poisot","given":"Timothée","non-dropping-particle":"","parse-names":false,"suffix":""},{"dropping-particle":"","family":"Harding","given":"Jon S.","non-dropping-particle":"","parse-names":false,"suffix":""}],"container-title":"Methods in Ecology and Evolution","id":"ITEM-4","issue":"3","issued":{"date-parts":[["2019"]]},"page":"356-367","title":"Inferring predator–prey interactions in food webs","type":"article-journal","volume":"10"},"uris":["http://www.mendeley.com/documents/?uuid=df3e6719-a9b8-4410-add1-db4cd678eff9"]}],"mendeley":{"formattedCitation":"(Brose et al., 2019; Gray et al., 2015; Pomeranz, Thompson, Poisot, &amp; Harding, 2019; Rudolf, Rasmussen, Dibble, &amp; Allen, 2014)","plainTextFormattedCitation":"(Brose et al., 2019; Gray et al., 2015; Pomeranz, Thompson, Poisot, &amp; Harding, 2019; Rudolf, Rasmussen, Dibble, &amp; Allen, 2014)","previouslyFormattedCitation":"(Brose et al., 2019; Gray et al., 2015; Pomeranz, Thompson, Poisot, &amp; Harding, 2019; Rudolf, Rasmussen, Dibble, &amp; Allen, 2014)"},"properties":{"noteIndex":0},"schema":"https://github.com/citation-style-language/schema/raw/master/csl-citation.json"}</w:instrText>
      </w:r>
      <w:r w:rsidR="001804BF">
        <w:rPr>
          <w:rFonts w:ascii="Times New Roman" w:hAnsi="Times New Roman" w:cs="Times New Roman"/>
        </w:rPr>
        <w:fldChar w:fldCharType="separate"/>
      </w:r>
      <w:r w:rsidR="00D86047" w:rsidRPr="00D86047">
        <w:rPr>
          <w:rFonts w:ascii="Times New Roman" w:hAnsi="Times New Roman" w:cs="Times New Roman"/>
          <w:noProof/>
        </w:rPr>
        <w:t>(Brose et al., 2019; Gray et al., 2015; Pomeranz, Thompson, Poisot, &amp; Harding, 2019; Rudolf, Rasmussen, Dibble, &amp; Allen, 2014)</w:t>
      </w:r>
      <w:r w:rsidR="001804BF">
        <w:rPr>
          <w:rFonts w:ascii="Times New Roman" w:hAnsi="Times New Roman" w:cs="Times New Roman"/>
        </w:rPr>
        <w:fldChar w:fldCharType="end"/>
      </w:r>
      <w:r w:rsidR="001804BF">
        <w:rPr>
          <w:rFonts w:ascii="Times New Roman" w:hAnsi="Times New Roman" w:cs="Times New Roman"/>
        </w:rPr>
        <w:t>.</w:t>
      </w:r>
      <w:r w:rsidR="003C17C3">
        <w:rPr>
          <w:rFonts w:ascii="Times New Roman" w:hAnsi="Times New Roman" w:cs="Times New Roman"/>
        </w:rPr>
        <w:t xml:space="preserve"> Using general traits to describe food web patterns across ecosystems is not only important for the development of general</w:t>
      </w:r>
      <w:r w:rsidR="00D54F0A">
        <w:rPr>
          <w:rFonts w:ascii="Times New Roman" w:hAnsi="Times New Roman" w:cs="Times New Roman"/>
        </w:rPr>
        <w:t>izable</w:t>
      </w:r>
      <w:r w:rsidR="003C17C3">
        <w:rPr>
          <w:rFonts w:ascii="Times New Roman" w:hAnsi="Times New Roman" w:cs="Times New Roman"/>
        </w:rPr>
        <w:t xml:space="preserve"> rules describing patterns in biological communities but could also be integral to predicting and mitigating species extinctions given the rate of anthropogenic species loss</w:t>
      </w:r>
      <w:r w:rsidR="001C47DB">
        <w:rPr>
          <w:rFonts w:ascii="Times New Roman" w:hAnsi="Times New Roman" w:cs="Times New Roman"/>
        </w:rPr>
        <w:t xml:space="preserve"> </w:t>
      </w:r>
      <w:r w:rsidR="001C47DB">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{"citationItems":[{"id":"ITEM-1","itemData":{"DOI":"10.1111/1365-2435.12356","ISBN":"1365-2435","ISSN":"13652435","abstract":"1. The effects of the present biodiversity crisis have been largely focused on the loss of species. However, a missed component of biodiversity loss that often accompanies or even precedes species disappearance is the extinction of ecological interactions. 2. Here, we propose a novel model that (i) relates the diversity of both species and interactions along a gradient of environmental deterioration and (ii) explores how the rate of loss of ecological functions, and consequently of ecosystem services, can be accelerated or restrained depending on how the rate of species loss covaries with the rate of interactions loss. 3. We find that the loss of species and interactions are decoupled, such that ecological interactions are often lost at a higher rate. This implies that the loss of ecological interactions may occur well before species disappearance, affecting species functionality and ecosystems services at a faster rate than species extinctions. We provide a number of empirical case studies illustrating these points. 4. Our approach emphasizes the importance of focusing on species interactions as the major biodiversity component from which the ‘health’ of ecosystems depends. Key-words:","author":[{"dropping-particle":"","family":"Valiente-Banuet","given":"Alfonso","non-dropping-particle":"","parse-names":false,"suffix":""},{"dropping-particle":"","family":"Aizen","given":"Marcelo A.","non-dropping-particle":"","parse-names":false,"suffix":""},{"dropping-particle":"","family":"Alcántara","given":"Julio M.","non-dropping-particle":"","parse-names":false,"suffix":""},{"dropping-particle":"","family":"Arroyo","given":"Juan","non-dropping-particle":"","parse-names":false,"suffix":""},{"dropping-particle":"","family":"Cocucci","given":"Andrea","non-dropping-particle":"","parse-names":false,"suffix":""},{"dropping-particle":"","family":"Galetti","given":"Mauro","non-dropping-particle":"","parse-names":false,"suffix":""},{"dropping-particle":"","family":"García","given":"María B.","non-dropping-particle":"","parse-names":false,"suffix":""},{"dropping-particle":"","family":"García","given":"Daniel","non-dropping-particle":"","parse-names":false,"suffix":""},{"dropping-particle":"","family":"Gómez","given":"José M.","non-dropping-particle":"","parse-names":false,"suffix":""},{"dropping-particle":"","family":"Jordano","given":"Pedro","non-dropping-particle":"","parse-names":false,"suffix":""},{"dropping-particle":"","family":"Medel","given":"Rodrigo","non-dropping-particle":"","parse-names":false,"suffix":""},{"dropping-particle":"","family":"Navarro","given":"Luis","non-dropping-particle":"","parse-names":false,"suffix":""},{"dropping-particle":"","family":"Obeso","given":"José R.","non-dropping-particle":"","parse-names":false,"suffix":""},{"dropping-particle":"","family":"Oviedo","given":"Ramona","non-dropping-particle":"","parse-names":false,"suffix":""},{"dropping-particle":"","family":"Ramírez","given":"Nelson","non-dropping-particle":"","parse-names":false,"suffix":""},{"dropping-particle":"","family":"Rey","given":"Pedro J.","non-dropping-particle":"","parse-names":false,"suffix":""},{"dropping-particle":"","family":"Traveset","given":"Anna","non-dropping-particle":"","parse-names":false,"suffix":""},{"dropping-particle":"","family":"Verdú","given":"Miguel","non-dropping-particle":"","parse-names":false,"suffix":""},{"dropping-particle":"","family":"Zamora","given":"Regino","non-dropping-particle":"","parse-names":false,"suffix":""}],"container-title":"Functional Ecology","id":"ITEM-1","issue":"3","issued":{"date-parts":[["2015"]]},"page":"299-307","title":"Beyond species loss: The extinction of ecological interactions in a changing world","type":"article-journal","volume":"29"},"uris":["http://www.mendeley.com/documents/?uuid=13398ba8-1177-4aba-9b88-1178c30effc6"]}],"mendeley":{"formattedCitation":"(Valiente-Banuet et al., 2015)","plainTextFormattedCitation":"(Valiente-Banuet et al., 2015)","previouslyFormattedCitation":"(Valiente-Banuet et al., 2015)"},"properties":{"noteIndex":0},"schema":"https://github.com/citation-style-language/schema/raw/master/csl-citation.json"}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(Valiente-Banuet et al., 2015)</w:t>
      </w:r>
      <w:r w:rsidR="001C47DB">
        <w:rPr>
          <w:rFonts w:ascii="Times New Roman" w:hAnsi="Times New Roman" w:cs="Times New Roman"/>
        </w:rPr>
        <w:fldChar w:fldCharType="end"/>
      </w:r>
      <w:r w:rsidR="001C47DB">
        <w:rPr>
          <w:rFonts w:ascii="Times New Roman" w:hAnsi="Times New Roman" w:cs="Times New Roman"/>
        </w:rPr>
        <w:t>.</w:t>
      </w:r>
    </w:p>
    <w:p w14:paraId="0CB6FD9F" w14:textId="632C68EE" w:rsidR="00AB0CAD" w:rsidRDefault="00AB0CAD" w:rsidP="003F3823">
      <w:pPr>
        <w:rPr>
          <w:rFonts w:ascii="Times New Roman" w:hAnsi="Times New Roman" w:cs="Times New Roman"/>
        </w:rPr>
      </w:pPr>
    </w:p>
    <w:p w14:paraId="40AA5AF6" w14:textId="3308D98A" w:rsidR="00402708" w:rsidRDefault="00015822" w:rsidP="00696010">
      <w:pPr>
        <w:autoSpaceDE w:val="0"/>
        <w:autoSpaceDN w:val="0"/>
        <w:adjustRightInd w:val="0"/>
        <w:rPr>
          <w:rFonts w:ascii="Times New Roman" w:hAnsi="Times New Roman" w:cs="Times New Roman"/>
        </w:rPr>
      </w:pPr>
      <w:r>
        <w:rPr>
          <w:rFonts w:ascii="Times New Roman" w:hAnsi="Times New Roman" w:cs="Times New Roman"/>
        </w:rPr>
        <w:t>Although</w:t>
      </w:r>
      <w:r w:rsidR="00714A1E">
        <w:rPr>
          <w:rFonts w:ascii="Times New Roman" w:hAnsi="Times New Roman" w:cs="Times New Roman"/>
        </w:rPr>
        <w:t xml:space="preserve"> a few general rules </w:t>
      </w:r>
      <w:r w:rsidR="00D54F0A">
        <w:rPr>
          <w:rFonts w:ascii="Times New Roman" w:hAnsi="Times New Roman" w:cs="Times New Roman"/>
        </w:rPr>
        <w:t>sometimes</w:t>
      </w:r>
      <w:r w:rsidR="00714A1E">
        <w:rPr>
          <w:rFonts w:ascii="Times New Roman" w:hAnsi="Times New Roman" w:cs="Times New Roman"/>
        </w:rPr>
        <w:t xml:space="preserve"> predict patterns in </w:t>
      </w:r>
      <w:r w:rsidR="00D54F0A">
        <w:rPr>
          <w:rFonts w:ascii="Times New Roman" w:hAnsi="Times New Roman" w:cs="Times New Roman"/>
        </w:rPr>
        <w:t xml:space="preserve">empirical </w:t>
      </w:r>
      <w:r w:rsidR="000E1D95">
        <w:rPr>
          <w:rFonts w:ascii="Times New Roman" w:hAnsi="Times New Roman" w:cs="Times New Roman"/>
        </w:rPr>
        <w:t xml:space="preserve">food webs </w:t>
      </w:r>
      <w:r w:rsidR="00FB5F0B">
        <w:rPr>
          <w:rFonts w:ascii="Times New Roman" w:hAnsi="Times New Roman" w:cs="Times New Roman"/>
        </w:rPr>
        <w:t xml:space="preserve">(e.g. </w:t>
      </w:r>
      <w:r w:rsidR="00696010">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{"citationItems":[{"id":"ITEM-1","itemData":{"DOI":"10.1111/2041-210X.12103","ISBN":"2041-210X","ISSN":"2041210X","abstract":"* Current global changes make it important to be able to predict which interactions will occur in the emerging ecosystems. Most of the current methods to infer the existence of interactions between two species require a good knowledge of their behaviour or a direct observation of interactions. In this paper, we overcome these limitations by developing a method, inspired from the niche model of food web structure, using the statistical relationship between predator and prey body size to infer the matrix of potential interactions among a pool of species. * The novelty of our approach is to infer, for any species of a given species pool, the three species-specific parameters of the niche model. The method applies to both local and metaweb scales. It allows one to evaluate the feeding interactions of a new species entering the community. * We find that this method gives robust predictions of the structure of food webs and that its efficiency is increased when the strength of the body–size relationship between predators and preys increases. * We finally illustrate the potential of the method to infer the metaweb structure of pelagic fishes of the Mediterranean sea under different global change scenarios.","author":[{"dropping-particle":"","family":"Gravel","given":"Dominique","non-dropping-particle":"","parse-names":false,"suffix":""},{"dropping-particle":"","family":"Poisot","given":"Timothée","non-dropping-particle":"","parse-names":false,"suffix":""},{"dropping-particle":"","family":"Albouy","given":"Camille","non-dropping-particle":"","parse-names":false,"suffix":""},{"dropping-particle":"","family":"Velez","given":"Laure","non-dropping-particle":"","parse-names":false,"suffix":""},{"dropping-particle":"","family":"Mouillot","given":"David","non-dropping-particle":"","parse-names":false,"suffix":""}],"container-title":"Methods in Ecology and Evolution","id":"ITEM-1","issue":"11","issued":{"date-parts":[["2013"]]},"page":"1083-1090","title":"Inferring food web structure from predator-prey body size relationships","type":"article-journal","volume":"4"},"uris":["http://www.mendeley.com/documents/?uuid=4448492a-5bf5-407a-9d57-8d5b187f76ea"]}],"mendeley":{"formattedCitation":"(Gravel et al., 2013)","plainTextFormattedCitation":"(Gravel et al., 2013)","previouslyFormattedCitation":"(Gravel et al., 2013)"},"properties":{"noteIndex":0},"schema":"https://github.com/citation-style-language/schema/raw/master/csl-citation.json"}</w:instrText>
      </w:r>
      <w:r w:rsidR="00696010">
        <w:rPr>
          <w:rFonts w:ascii="Times New Roman" w:hAnsi="Times New Roman" w:cs="Times New Roman"/>
        </w:rPr>
        <w:fldChar w:fldCharType="separate"/>
      </w:r>
      <w:r w:rsidR="00D86047" w:rsidRPr="00D86047">
        <w:rPr>
          <w:rFonts w:ascii="Times New Roman" w:hAnsi="Times New Roman" w:cs="Times New Roman"/>
          <w:noProof/>
        </w:rPr>
        <w:t>(Gravel et al., 2013)</w:t>
      </w:r>
      <w:r w:rsidR="00696010">
        <w:rPr>
          <w:rFonts w:ascii="Times New Roman" w:hAnsi="Times New Roman" w:cs="Times New Roman"/>
        </w:rPr>
        <w:fldChar w:fldCharType="end"/>
      </w:r>
      <w:r w:rsidR="001804BF">
        <w:rPr>
          <w:rFonts w:ascii="Times New Roman" w:hAnsi="Times New Roman" w:cs="Times New Roman"/>
        </w:rPr>
        <w:t>)</w:t>
      </w:r>
      <w:r w:rsidR="00696010">
        <w:rPr>
          <w:rFonts w:ascii="Times New Roman" w:hAnsi="Times New Roman" w:cs="Times New Roman"/>
        </w:rPr>
        <w:t>,</w:t>
      </w:r>
      <w:r w:rsidR="00714A1E">
        <w:rPr>
          <w:rFonts w:ascii="Times New Roman" w:hAnsi="Times New Roman" w:cs="Times New Roman"/>
        </w:rPr>
        <w:t xml:space="preserve"> for </w:t>
      </w:r>
      <w:r w:rsidR="00D71C5B">
        <w:rPr>
          <w:rFonts w:ascii="Times New Roman" w:hAnsi="Times New Roman" w:cs="Times New Roman"/>
        </w:rPr>
        <w:t xml:space="preserve">some </w:t>
      </w:r>
      <w:r w:rsidR="008371CE">
        <w:rPr>
          <w:rFonts w:ascii="Times New Roman" w:hAnsi="Times New Roman" w:cs="Times New Roman"/>
        </w:rPr>
        <w:t xml:space="preserve">predators, in particular small-bodied invertebrate predators for which empirical diet methods (e.g. gut dissections) are </w:t>
      </w:r>
      <w:r w:rsidR="001D1F0B">
        <w:rPr>
          <w:rFonts w:ascii="Times New Roman" w:hAnsi="Times New Roman" w:cs="Times New Roman"/>
        </w:rPr>
        <w:t xml:space="preserve">impossible or </w:t>
      </w:r>
      <w:r w:rsidR="005961E9">
        <w:rPr>
          <w:rFonts w:ascii="Times New Roman" w:hAnsi="Times New Roman" w:cs="Times New Roman"/>
        </w:rPr>
        <w:t xml:space="preserve">often </w:t>
      </w:r>
      <w:r w:rsidR="001D1F0B">
        <w:rPr>
          <w:rFonts w:ascii="Times New Roman" w:hAnsi="Times New Roman" w:cs="Times New Roman"/>
        </w:rPr>
        <w:t>unfeasible</w:t>
      </w:r>
      <w:r w:rsidR="00696010">
        <w:rPr>
          <w:rFonts w:ascii="Times New Roman" w:hAnsi="Times New Roman" w:cs="Times New Roman"/>
        </w:rPr>
        <w:t xml:space="preserve"> </w:t>
      </w:r>
      <w:r w:rsidR="00571274">
        <w:rPr>
          <w:rFonts w:ascii="Times New Roman" w:hAnsi="Times New Roman" w:cs="Times New Roman"/>
        </w:rPr>
        <w:t xml:space="preserve">to conduct </w:t>
      </w:r>
      <w:r w:rsidR="00696010">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{"citationItems":[{"id":"ITEM-1","itemData":{"DOI":"10.1111/j.1365-2435.2005.01041.x","ISSN":"02698463","abstract":"1. It is not always possible to track trophic interactions between predators and prey by direct observation. This is especially true when observing small or elusive animals with cryptic food-web ecology. Gut and/or faecal analysis can sometimes allow prey remains to be identified visually but is only possible when a component of the diet is resistant to digestion. In some cases there are no solid remains, and when there are it can lead to bias in interpretation of prey choice. 2. Numerous invasive and non-invasive methods have been developed to characterize predator-prey interactions but two principal areas dominate 'molecular' research. These are reviewed under the headings of monoclonal antibodies and DNA-based techniques. 3. Early 'molecular' studies of predator-prey food webs were dominated by the development of monoclonal antibodies. These methods continue to be used for mass-screening of field-collected arthropods for insect-specific proteins. 4. The application of species-specific primer design, polymerase chain reaction (PCR), restriction fragment length polymorphism analysis (RFLP), DNA cloning and sequencing, comparative sequence analysis (e.g. BLAST; basic local alignment search tool), high-resolution gel electrophoresis, Temperature/denaturing gradient gel electrophoresis (TGGE/DGGE) and automated fragment analysis with fluorescent probes is reviewed. The development of molecular techniques for use in predator-prey studies is primarily limited by their cost and the development of new procedures and equipment that complement them. © 2005 British Ecological Society.","author":[{"dropping-particle":"","family":"Sheppard","given":"S. K.","non-dropping-particle":"","parse-names":false,"suffix":""},{"dropping-particle":"","family":"Harwood","given":"J. D.","non-dropping-particle":"","parse-names":false,"suffix":""}],"container-title":"Functional Ecology","id":"ITEM-1","issue":"5","issued":{"date-parts":[["2005"]]},"page":"751-762","title":"Advances in molecular ecology: Tracking trophic links through predator-prey food-webs","type":"article-journal","volume":"19"},"uris":["http://www.mendeley.com/documents/?uuid=ec100941-2fe1-467e-9e58-6b799beeb186"]},{"id":"ITEM-2","itemData":{"DOI":"10.1016/B978-0-12-381363-3.00004-6","ISSN":"00652504","abstract":"Connectance webs represent the standard data description in food web ecology, but their usefulness is often limited in understanding the patterns and processes within ecosystems. Increasingly, efforts have been made to incorporate additional, biologically meaningful, data into food web descriptions, including the construction of food webs using data describing the body size and abundance of each species. Here, data from a terrestrial forest floor food web, sampled seasonally over a 1-year period, were analysed to investigate (i) how stable the body size-abundance and predator-prey relationships of an ecosystem are through time and (ii) whether there are system-specific differences in body size-abundance and predator-prey relationships between ecosystem types. © 2010 Elsevier Ltd.","author":[{"dropping-particle":"","family":"McLaughlin","given":"Órla B.","non-dropping-particle":"","parse-names":false,"suffix":""},{"dropping-particle":"","family":"Jonsson","given":"Tomas","non-dropping-particle":"","parse-names":false,"suffix":""},{"dropping-particle":"","family":"Emmerson","given":"Mark C.","non-dropping-particle":"","parse-names":false,"suffix":""}],"container-title":"Advances in Ecological Research","id":"ITEM-2","issue":"C","issued":{"date-parts":[["2010"]]},"number-of-pages":"171-264","publisher":"Elsevier Ltd","title":"Temporal Variability in Predator-Prey Relationships of a Forest Floor Food Web","type":"book","volume":"42"},"uris":["http://www.mendeley.com/documents/?uuid=8ab34f96-4f34-4e55-bc8f-c3a5b3d1b737"]}],"mendeley":{"formattedCitation":"(McLaughlin, Jonsson, &amp; Emmerson, 2010; Sheppard &amp; Harwood, 2005)","plainTextFormattedCitation":"(McLaughlin, Jonsson, &amp; Emmerson, 2010; Sheppard &amp; Harwood, 2005)","previouslyFormattedCitation":"(McLaughlin, Jonsson, &amp; Emmerson, 2010; Sheppard &amp; Harwood, 2005)"},"properties":{"noteIndex":0},"schema":"https://github.com/citation-style-language/schema/raw/master/csl-citation.json"}</w:instrText>
      </w:r>
      <w:r w:rsidR="00696010">
        <w:rPr>
          <w:rFonts w:ascii="Times New Roman" w:hAnsi="Times New Roman" w:cs="Times New Roman"/>
        </w:rPr>
        <w:fldChar w:fldCharType="separate"/>
      </w:r>
      <w:r w:rsidR="00D86047" w:rsidRPr="00D86047">
        <w:rPr>
          <w:rFonts w:ascii="Times New Roman" w:hAnsi="Times New Roman" w:cs="Times New Roman"/>
          <w:noProof/>
        </w:rPr>
        <w:t>(McLaughlin, Jonsson, &amp; Emmerson, 2010; Sheppard &amp; Harwood, 2005)</w:t>
      </w:r>
      <w:r w:rsidR="00696010">
        <w:rPr>
          <w:rFonts w:ascii="Times New Roman" w:hAnsi="Times New Roman" w:cs="Times New Roman"/>
        </w:rPr>
        <w:fldChar w:fldCharType="end"/>
      </w:r>
      <w:r w:rsidR="008371CE">
        <w:rPr>
          <w:rFonts w:ascii="Times New Roman" w:hAnsi="Times New Roman" w:cs="Times New Roman"/>
        </w:rPr>
        <w:t xml:space="preserve">, we have a dearth of observed interaction data </w:t>
      </w:r>
      <w:r w:rsidR="00696D8E">
        <w:rPr>
          <w:rFonts w:ascii="Times New Roman" w:hAnsi="Times New Roman" w:cs="Times New Roman"/>
        </w:rPr>
        <w:t xml:space="preserve">from these species in their natural environments </w:t>
      </w:r>
      <w:r w:rsidR="008371CE">
        <w:rPr>
          <w:rFonts w:ascii="Times New Roman" w:hAnsi="Times New Roman" w:cs="Times New Roman"/>
        </w:rPr>
        <w:t xml:space="preserve">with which to validate extrapolated </w:t>
      </w:r>
      <w:r w:rsidR="00FB5F0B">
        <w:rPr>
          <w:rFonts w:ascii="Times New Roman" w:hAnsi="Times New Roman" w:cs="Times New Roman"/>
        </w:rPr>
        <w:t xml:space="preserve">approaches to </w:t>
      </w:r>
      <w:r w:rsidR="008371CE">
        <w:rPr>
          <w:rFonts w:ascii="Times New Roman" w:hAnsi="Times New Roman" w:cs="Times New Roman"/>
        </w:rPr>
        <w:t xml:space="preserve">predicting </w:t>
      </w:r>
      <w:r w:rsidR="000E1D95">
        <w:rPr>
          <w:rFonts w:ascii="Times New Roman" w:hAnsi="Times New Roman" w:cs="Times New Roman"/>
        </w:rPr>
        <w:t>interactions</w:t>
      </w:r>
      <w:r w:rsidR="00E26AC3">
        <w:rPr>
          <w:rFonts w:ascii="Times New Roman" w:hAnsi="Times New Roman" w:cs="Times New Roman"/>
        </w:rPr>
        <w:t xml:space="preserve"> based on </w:t>
      </w:r>
      <w:r w:rsidR="009F4BD6">
        <w:rPr>
          <w:rFonts w:ascii="Times New Roman" w:hAnsi="Times New Roman" w:cs="Times New Roman"/>
        </w:rPr>
        <w:t>general rules</w:t>
      </w:r>
      <w:r w:rsidR="008371CE">
        <w:rPr>
          <w:rFonts w:ascii="Times New Roman" w:hAnsi="Times New Roman" w:cs="Times New Roman"/>
        </w:rPr>
        <w:t xml:space="preserve">. </w:t>
      </w:r>
      <w:r w:rsidR="001D1F0B">
        <w:rPr>
          <w:rFonts w:ascii="Times New Roman" w:hAnsi="Times New Roman" w:cs="Times New Roman"/>
        </w:rPr>
        <w:t xml:space="preserve">For these consumers, species interactions are often inferred from literature reports </w:t>
      </w:r>
      <w:r w:rsidR="005961E9">
        <w:rPr>
          <w:rFonts w:ascii="Times New Roman" w:hAnsi="Times New Roman" w:cs="Times New Roman"/>
        </w:rPr>
        <w:t xml:space="preserve">of observed interactions </w:t>
      </w:r>
      <w:r w:rsidR="001D1F0B">
        <w:rPr>
          <w:rFonts w:ascii="Times New Roman" w:hAnsi="Times New Roman" w:cs="Times New Roman"/>
        </w:rPr>
        <w:t xml:space="preserve">from phylogenetically-related species </w:t>
      </w:r>
      <w:r w:rsidR="00696010">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{"citationItems":[{"id":"ITEM-1","itemData":{"DOI":"10.1111/oik.04712","ISSN":"16000706","abstract":"The use of functional traits to describe community structure is a promising approach to reveal generalities across organisms and ecosystems. Plant ecologists have demonstrated the importance of traits in explaining community structure, competitive interactions as well as ecosystem functioning. The application of trait-based methods to more complex communities such as food webs is however more challenging owing to the diversity of animal characteristics and of interactions. The objective of this study was to determine how functional structure is related to food web structure. We consider that food web structure is the result of 1) the match between consumer and resource traits, which determine the occurence of a trophic interaction between them, and 2) the distribution of functional traits in the community. We implemented a statistical approach to assess whether or not 35 466 pairwise interactions between soil organisms are constrained by trait-matching and then used a Procrustes analysis to investigate correlations between functional indices and network properties across 48 sites. We found that the occurrence of trophic interactions is well predicted by matching the traits of the resource with those of the consumer. Taxonomy and body mass of both species were the most important traits for the determination of an interaction. As a consequence, functional evenness and the variance of certain traits in the community were correlated to trophic complementarity between species, while trait identity, more than diversity, was related to network topology. The analysis was however limited by trait data availability, and a coarse resolution of certain taxonomic groups in our dataset. These limitations explain the importance of taxonomy, as well as the complexity of the statistical model needed. Our results outline the important implications of trait composition on ecological networks, opening promising avenues of research into the relationship between functional diversity and ecosystem functioning in multi-trophic systems.","author":[{"dropping-particle":"","family":"Laigle","given":"Idaline","non-dropping-particle":"","parse-names":false,"suffix":""},{"dropping-particle":"","family":"Aubin","given":"Isabelle","non-dropping-particle":"","parse-names":false,"suffix":""},{"dropping-particle":"","family":"Digel","given":"Christoph","non-dropping-particle":"","parse-names":false,"suffix":""},{"dropping-particle":"","family":"Brose","given":"Ulrich","non-dropping-particle":"","parse-names":false,"suffix":""},{"dropping-particle":"","family":"Boulangeat","given":"Isabelle","non-dropping-particle":"","parse-names":false,"suffix":""},{"dropping-particle":"","family":"Gravel","given":"Dominique","non-dropping-particle":"","parse-names":false,"suffix":""}],"container-title":"Oikos","id":"ITEM-1","issue":"2","issued":{"date-parts":[["2018"]]},"page":"316-326","title":"Species traits as drivers of food web structure","type":"article-journal","volume":"127"},"uris":["http://www.mendeley.com/documents/?uuid=4f155ff1-bb4b-47b8-ae5f-baf4e5303501"]},{"id":"ITEM-2","itemData":{"author":[{"dropping-particle":"","family":"Simberloff","given":"Daniel S","non-dropping-particle":"","parse-names":false,"suffix":""},{"dropping-particle":"","family":"Wilson","given":"Edward O","non-dropping-particle":"","parse-names":false,"suffix":""}],"container-title":"Ecology","id":"ITEM-2","issue":"2","issued":{"date-parts":[["1969"]]},"page":"278-296","title":"Experimental Zoogeography of Islands : The Colonization of Empty Islands","type":"article-journal","volume":"50"},"uris":["http://www.mendeley.com/documents/?uuid=770bbf7d-0a29-41b8-9ef8-9d185f8517e7"]},{"id":"ITEM-3","itemData":{"author":[{"dropping-particle":"","family":"Piechnik","given":"Denise A","non-dropping-particle":"","parse-names":false,"suffix":""},{"dropping-particle":"","family":"Lawler","given":"Sharon P","non-dropping-particle":"","parse-names":false,"suffix":""},{"dropping-particle":"","family":"Martinez","given":"Neo D","non-dropping-particle":"","parse-names":false,"suffix":""}],"container-title":"Oikos","id":"ITEM-3","issue":"5","issued":{"date-parts":[["2008"]]},"page":"665-674","title":"Food-web assembly during a classic biogeographic study: species' \"trophic breadth\"","type":"article-journal","volume":"117"},"uris":["http://www.mendeley.com/documents/?uuid=7e97126c-5a1d-4476-a285-bfd16d198161"]}],"mendeley":{"formattedCitation":"(Laigle et al., 2018; Piechnik, Lawler, &amp; Martinez, 2008; Simberloff &amp; Wilson, 1969)","plainTextFormattedCitation":"(Laigle et al., 2018; Piechnik, Lawler, &amp; Martinez, 2008; Simberloff &amp; Wilson, 1969)","previouslyFormattedCitation":"(Laigle et al., 2018; Piechnik, Lawler, &amp; Martinez, 2008; Simberloff &amp; Wilson, 1969)"},"properties":{"noteIndex":0},"schema":"https://github.com/citation-style-language/schema/raw/master/csl-citation.json"}</w:instrText>
      </w:r>
      <w:r w:rsidR="00696010">
        <w:rPr>
          <w:rFonts w:ascii="Times New Roman" w:hAnsi="Times New Roman" w:cs="Times New Roman"/>
        </w:rPr>
        <w:fldChar w:fldCharType="separate"/>
      </w:r>
      <w:r w:rsidR="00D86047" w:rsidRPr="00D86047">
        <w:rPr>
          <w:rFonts w:ascii="Times New Roman" w:hAnsi="Times New Roman" w:cs="Times New Roman"/>
          <w:noProof/>
        </w:rPr>
        <w:t>(Laigle et al., 2018; Piechnik, Lawler, &amp; Martinez, 2008; Simberloff &amp; Wilson, 1969)</w:t>
      </w:r>
      <w:r w:rsidR="00696010">
        <w:rPr>
          <w:rFonts w:ascii="Times New Roman" w:hAnsi="Times New Roman" w:cs="Times New Roman"/>
        </w:rPr>
        <w:fldChar w:fldCharType="end"/>
      </w:r>
      <w:r w:rsidR="00696010">
        <w:rPr>
          <w:rFonts w:ascii="Times New Roman" w:hAnsi="Times New Roman" w:cs="Times New Roman"/>
        </w:rPr>
        <w:t xml:space="preserve">, </w:t>
      </w:r>
      <w:r w:rsidR="001D1F0B">
        <w:rPr>
          <w:rFonts w:ascii="Times New Roman" w:hAnsi="Times New Roman" w:cs="Times New Roman"/>
        </w:rPr>
        <w:t xml:space="preserve">based on body size </w:t>
      </w:r>
      <w:r w:rsidR="005961E9">
        <w:rPr>
          <w:rFonts w:ascii="Times New Roman" w:hAnsi="Times New Roman" w:cs="Times New Roman"/>
        </w:rPr>
        <w:t xml:space="preserve">feeding </w:t>
      </w:r>
      <w:r w:rsidR="001D1F0B">
        <w:rPr>
          <w:rFonts w:ascii="Times New Roman" w:hAnsi="Times New Roman" w:cs="Times New Roman"/>
        </w:rPr>
        <w:t xml:space="preserve">constraints </w:t>
      </w:r>
      <w:r w:rsidR="00696010">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{"citationItems":[{"id":"ITEM-1","itemData":{"DOI":"10.1111/oik.04712","ISSN":"16000706","abstract":"The use of functional traits to describe community structure is a promising approach to reveal generalities across organisms and ecosystems. Plant ecologists have demonstrated the importance of traits in explaining community structure, competitive interactions as well as ecosystem functioning. The application of trait-based methods to more complex communities such as food webs is however more challenging owing to the diversity of animal characteristics and of interactions. The objective of this study was to determine how functional structure is related to food web structure. We consider that food web structure is the result of 1) the match between consumer and resource traits, which determine the occurence of a trophic interaction between them, and 2) the distribution of functional traits in the community. We implemented a statistical approach to assess whether or not 35 466 pairwise interactions between soil organisms are constrained by trait-matching and then used a Procrustes analysis to investigate correlations between functional indices and network properties across 48 sites. We found that the occurrence of trophic interactions is well predicted by matching the traits of the resource with those of the consumer. Taxonomy and body mass of both species were the most important traits for the determination of an interaction. As a consequence, functional evenness and the variance of certain traits in the community were correlated to trophic complementarity between species, while trait identity, more than diversity, was related to network topology. The analysis was however limited by trait data availability, and a coarse resolution of certain taxonomic groups in our dataset. These limitations explain the importance of taxonomy, as well as the complexity of the statistical model needed. Our results outline the important implications of trait composition on ecological networks, opening promising avenues of research into the relationship between functional diversity and ecosystem functioning in multi-trophic systems.","author":[{"dropping-particle":"","family":"Laigle","given":"Idaline","non-dropping-particle":"","parse-names":false,"suffix":""},{"dropping-particle":"","family":"Aubin","given":"Isabelle","non-dropping-particle":"","parse-names":false,"suffix":""},{"dropping-particle":"","family":"Digel","given":"Christoph","non-dropping-particle":"","parse-names":false,"suffix":""},{"dropping-particle":"","family":"Brose","given":"Ulrich","non-dropping-particle":"","parse-names":false,"suffix":""},{"dropping-particle":"","family":"Boulangeat","given":"Isabelle","non-dropping-particle":"","parse-names":false,"suffix":""},{"dropping-particle":"","family":"Gravel","given":"Dominique","non-dropping-particle":"","parse-names":false,"suffix":""}],"container-title":"Oikos","id":"ITEM-1","issue":"2","issued":{"date-parts":[["2018"]]},"page":"316-326","title":"Species traits as drivers of food web structure","type":"article-journal","volume":"127"},"uris":["http://www.mendeley.com/documents/?uuid=4f155ff1-bb4b-47b8-ae5f-baf4e5303501"]},{"id":"ITEM-2","itemData":{"DOI":"10.1111/oik.00865","ISSN":"16000706","abstract":"Food web topologies depict the community structure as distributions of feeding interactions across populations. Although the soil ecosystem provides important functions for aboveground ecosystems, data on complex soil food webs is notoriously scarce, most likely due to the difficulty of sampling and characterizing the system. To fill this gap we assembled the complex food webs of 48 forest soil communities. The food webs comprise 89 to 168 taxa and 729 to 3344 feeding interactions. The feeding links were established by combining several molecular methods (stable isotope, fatty acid and molecular gut content analyses) with feeding trials and literature data. First, we addressed whether soil food webs (n = 48) differ significantly from those of other ecosystem types (aquatic and terrestrial aboveground, n = 77) by comparing 22 food web parameters. We found that our soil food webs are characterized by many omnivorous and cannibalistic species, more trophic chains and intraguild-predation motifs than other food webs and high average and maximum trophic levels. Despite this, we also found that soil food webs have a similar connectance as other ecosystems, but interestingly a higher link density and clustering coefficient. These differences in network structure to other ecosystem types may be a result of ecosystem specific constraints on hunting and feeding characteristics of the species that emerge as network parameters at the food-web level. In a second analysis of land-use effects, we found significant but only small differences of soil food web structure between different beech and coniferous forest types, which may be explained by generally strong selection effects of the soil that are independent of human land use. Overall, our study has unravelled some systematic structures of soil food-webs, which extends our mechanistic understanding how environmental characteristics of the soil ecosystem determine patterns at the community level.","author":[{"dropping-particle":"","family":"Digel","given":"Christoph","non-dropping-particle":"","parse-names":false,"suffix":""},{"dropping-particle":"","family":"Curtsdotter","given":"Alva","non-dropping-particle":"","parse-names":false,"suffix":""},{"dropping-particle":"","family":"Riede","given":"Jens","non-dropping-particle":"","parse-names":false,"suffix":""},{"dropping-particle":"","family":"Klarner","given":"Bernhard","non-dropping-particle":"","parse-names":false,"suffix":""},{"dropping-particle":"","family":"Brose","given":"Ulrich","non-dropping-particle":"","parse-names":false,"suffix":""}],"container-title":"Oikos","id":"ITEM-2","issue":"10","issued":{"date-parts":[["2014"]]},"page":"1157-1172","title":"Unravelling the complex structure of forest soil food webs: Higher omnivory and more trophic levels","type":"article-journal","volume":"123"},"uris":["http://www.mendeley.com/documents/?uuid=aa34e369-0df4-4c09-af6d-c5ccfdabf0c8"]},{"id":"ITEM-3","itemData":{"DOI":"10.1002/ecy.2679","ISSN":"00129658","PMID":"30838635","abstract":"Patterns of feeding interactions between species are thought to influence the stability of communities and the flux of nutrients and energy through ecosystems. However, surprisingly few well-resolved food webs allow us to evaluate factors that influence the architecture of species interactions. We constructed a meta food web consisting of 714 invertebrate species collected over 9 years of suction and pitfall sampling campaigns in the Jena Experiment, a long-term grassland biodiversity experiment located in Jena, Germany. We summarize information on the 51,496 potential trophic links, which were established using information on diet specificity and species traits that typically constrain feeding interactions (trophic group, body size, and vertical stratification). The list of species identities, traits, and link-derivation rules will be useful not only for tests of plant diversity effects on food web structure within the Jena Experiment, but also for considering consistent construction of food webs from empirical data, and for comparisons of network structure across ecosystems. No copyright or proprietary restrictions are associated with the use of this data set other than citation of this Data Paper.","author":[{"dropping-particle":"","family":"Hines","given":"Jes","non-dropping-particle":"","parse-names":false,"suffix":""},{"dropping-particle":"","family":"Giling","given":"Darren P.","non-dropping-particle":"","parse-names":false,"suffix":""},{"dropping-particle":"","family":"Rzanny","given":"Michael","non-dropping-particle":"","parse-names":false,"suffix":""},{"dropping-particle":"","family":"Voigt","given":"Winfried","non-dropping-particle":"","parse-names":false,"suffix":""},{"dropping-particle":"","family":"Meyer","given":"Sebastian T.","non-dropping-particle":"","parse-names":false,"suffix":""},{"dropping-particle":"","family":"Weisser","given":"Wolfgang W.","non-dropping-particle":"","parse-names":false,"suffix":""},{"dropping-particle":"","family":"Eisenhauer","given":"Nico","non-dropping-particle":"","parse-names":false,"suffix":""},{"dropping-particle":"","family":"Ebeling","given":"Anne","non-dropping-particle":"","parse-names":false,"suffix":""}],"container-title":"Ecology","id":"ITEM-3","issue":"6","issued":{"date-parts":[["2019"]]},"page":"2679","title":"A meta food web for invertebrate species collected in a European grassland","type":"article-journal","volume":"100"},"uris":["http://www.mendeley.com/documents/?uuid=9e52bc16-2e0b-41c3-b6a8-b77bedd700b6"]}],"mendeley":{"formattedCitation":"(Digel, Curtsdotter, Riede, Klarner, &amp; Brose, 2014; Hines et al., 2019; Laigle et al., 2018)","plainTextFormattedCitation":"(Digel, Curtsdotter, Riede, Klarner, &amp; Brose, 2014; Hines et al., 2019; Laigle et al., 2018)","previouslyFormattedCitation":"(Digel, Curtsdotter, Riede, Klarner, &amp; Brose, 2014; Hines et al., 2019; Laigle et al., 2018)"},"properties":{"noteIndex":0},"schema":"https://github.com/citation-style-language/schema/raw/master/csl-citation.json"}</w:instrText>
      </w:r>
      <w:r w:rsidR="00696010">
        <w:rPr>
          <w:rFonts w:ascii="Times New Roman" w:hAnsi="Times New Roman" w:cs="Times New Roman"/>
        </w:rPr>
        <w:fldChar w:fldCharType="separate"/>
      </w:r>
      <w:r w:rsidR="00D86047" w:rsidRPr="00D86047">
        <w:rPr>
          <w:rFonts w:ascii="Times New Roman" w:hAnsi="Times New Roman" w:cs="Times New Roman"/>
          <w:noProof/>
        </w:rPr>
        <w:t>(Digel, Curtsdotter, Riede, Klarner, &amp; Brose, 2014; Hines et al., 2019; Laigle et al., 2018)</w:t>
      </w:r>
      <w:r w:rsidR="00696010">
        <w:rPr>
          <w:rFonts w:ascii="Times New Roman" w:hAnsi="Times New Roman" w:cs="Times New Roman"/>
        </w:rPr>
        <w:fldChar w:fldCharType="end"/>
      </w:r>
      <w:r w:rsidR="003B1307">
        <w:rPr>
          <w:rFonts w:ascii="Times New Roman" w:hAnsi="Times New Roman" w:cs="Times New Roman"/>
        </w:rPr>
        <w:t xml:space="preserve">, </w:t>
      </w:r>
      <w:r w:rsidR="00571274">
        <w:rPr>
          <w:rFonts w:ascii="Times New Roman" w:hAnsi="Times New Roman" w:cs="Times New Roman"/>
        </w:rPr>
        <w:t xml:space="preserve">or </w:t>
      </w:r>
      <w:r w:rsidR="00696D8E">
        <w:rPr>
          <w:rFonts w:ascii="Times New Roman" w:hAnsi="Times New Roman" w:cs="Times New Roman"/>
        </w:rPr>
        <w:t xml:space="preserve">derived from mesocosms or feeding trials which include only pre-defined predator-prey identity pairs </w:t>
      </w:r>
      <w:r w:rsidR="003B1307">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{"citationItems":[{"id":"ITEM-1","itemData":{"author":[{"dropping-particle":"","family":"Rall","given":"Björn C.","non-dropping-particle":"","parse-names":false,"suffix":""},{"dropping-particle":"","family":"Kalinkat","given":"Gregor","non-dropping-particle":"","parse-names":false,"suffix":""},{"dropping-particle":"","family":"Ott","given":"David","non-dropping-particle":"","parse-names":false,"suffix":""},{"dropping-particle":"","family":"Vucic-Prestic","given":"Olivera","non-dropping-particle":"","parse-names":false,"suffix":""},{"dropping-particle":"","family":"Brose","given":"Ulrich","non-dropping-particle":"","parse-names":false,"suffix":""}],"container-title":"Oikos","id":"ITEM-1","issued":{"date-parts":[["2011"]]},"page":"483-492","title":"Taxonomic versus allometric constraints on non-linear interaction strengths","type":"article-journal","volume":"120"},"uris":["http://www.mendeley.com/documents/?uuid=788f60de-811c-4a9f-af45-c39ab8c00355"]},{"id":"ITEM-2","itemData":{"author":[{"dropping-particle":"","family":"Rudolf","given":"Volker H W","non-dropping-particle":"","parse-names":false,"suffix":""},{"dropping-particle":"","family":"Rasmussen","given":"Nick L","non-dropping-particle":"","parse-names":false,"suffix":""},{"dropping-particle":"","family":"Dibble","given":"Christopher J","non-dropping-particle":"","parse-names":false,"suffix":""},{"dropping-particle":"Van","family":"Allen","given":"Benjamin G","non-dropping-particle":"","parse-names":false,"suffix":""}],"container-title":"Proceedings of the Royal Society B","id":"ITEM-2","issued":{"date-parts":[["2014"]]},"page":"20133203","title":"Resolving the roles of body size and species identity in driving functional diversity","type":"article-journal","volume":"281"},"uris":["http://www.mendeley.com/documents/?uuid=d2f7d2a4-60b9-48d2-8d44-1749ffe2c62f"]},{"id":"ITEM-3","itemData":{"DOI":"10.1111/oik.00865","ISSN":"16000706","abstract":"Food web topologies depict the community structure as distributions of feeding interactions across populations. Although the soil ecosystem provides important functions for aboveground ecosystems, data on complex soil food webs is notoriously scarce, most likely due to the difficulty of sampling and characterizing the system. To fill this gap we assembled the complex food webs of 48 forest soil communities. The food webs comprise 89 to 168 taxa and 729 to 3344 feeding interactions. The feeding links were established by combining several molecular methods (stable isotope, fatty acid and molecular gut content analyses) with feeding trials and literature data. First, we addressed whether soil food webs (n = 48) differ significantly from those of other ecosystem types (aquatic and terrestrial aboveground, n = 77) by comparing 22 food web parameters. We found that our soil food webs are characterized by many omnivorous and cannibalistic species, more trophic chains and intraguild-predation motifs than other food webs and high average and maximum trophic levels. Despite this, we also found that soil food webs have a similar connectance as other ecosystems, but interestingly a higher link density and clustering coefficient. These differences in network structure to other ecosystem types may be a result of ecosystem specific constraints on hunting and feeding characteristics of the species that emerge as network parameters at the food-web level. In a second analysis of land-use effects, we found significant but only small differences of soil food web structure between different beech and coniferous forest types, which may be explained by generally strong selection effects of the soil that are independent of human land use. Overall, our study has unravelled some systematic structures of soil food-webs, which extends our mechanistic understanding how environmental characteristics of the soil ecosystem determine patterns at the community level.","author":[{"dropping-particle":"","family":"Digel","given":"Christoph","non-dropping-particle":"","parse-names":false,"suffix":""},{"dropping-particle":"","family":"Curtsdotter","given":"Alva","non-dropping-particle":"","parse-names":false,"suffix":""},{"dropping-particle":"","family":"Riede","given":"Jens","non-dropping-particle":"","parse-names":false,"suffix":""},{"dropping-particle":"","family":"Klarner","given":"Bernhard","non-dropping-particle":"","parse-names":false,"suffix":""},{"dropping-particle":"","family":"Brose","given":"Ulrich","non-dropping-particle":"","parse-names":false,"suffix":""}],"container-title":"Oikos","id":"ITEM-3","issue":"10","issued":{"date-parts":[["2014"]]},"page":"1157-1172","title":"Unravelling the complex structure of forest soil food webs: Higher omnivory and more trophic levels","type":"article-journal","volume":"123"},"uris":["http://www.mendeley.com/documents/?uuid=aa34e369-0df4-4c09-af6d-c5ccfdabf0c8"]}],"mendeley":{"formattedCitation":"(Digel et al., 2014; Rall, Kalinkat, Ott, Vucic-Prestic, &amp; Brose, 2011; Rudolf et al., 2014)","plainTextFormattedCitation":"(Digel et al., 2014; Rall, Kalinkat, Ott, Vucic-Prestic, &amp; Brose, 2011; Rudolf et al., 2014)","previouslyFormattedCitation":"(Digel et al., 2014; Rall, Kalinkat, Ott, Vucic-Prestic, &amp; Brose, 2011; Rudolf et al., 2014)"},"properties":{"noteIndex":0},"schema":"https://github.com/citation-style-language/schema/raw/master/csl-citation.json"}</w:instrText>
      </w:r>
      <w:r w:rsidR="003B1307">
        <w:rPr>
          <w:rFonts w:ascii="Times New Roman" w:hAnsi="Times New Roman" w:cs="Times New Roman"/>
        </w:rPr>
        <w:fldChar w:fldCharType="separate"/>
      </w:r>
      <w:r w:rsidR="00D86047" w:rsidRPr="00D86047">
        <w:rPr>
          <w:rFonts w:ascii="Times New Roman" w:hAnsi="Times New Roman" w:cs="Times New Roman"/>
          <w:noProof/>
        </w:rPr>
        <w:t>(Digel et al., 2014; Rall, Kalinkat, Ott, Vucic-Prestic, &amp; Brose, 2011; Rudolf et al., 2014)</w:t>
      </w:r>
      <w:r w:rsidR="003B1307">
        <w:rPr>
          <w:rFonts w:ascii="Times New Roman" w:hAnsi="Times New Roman" w:cs="Times New Roman"/>
        </w:rPr>
        <w:fldChar w:fldCharType="end"/>
      </w:r>
      <w:r w:rsidR="003B1307">
        <w:rPr>
          <w:rFonts w:ascii="Times New Roman" w:hAnsi="Times New Roman" w:cs="Times New Roman"/>
        </w:rPr>
        <w:t>. Thus</w:t>
      </w:r>
      <w:r w:rsidR="00696D8E">
        <w:rPr>
          <w:rFonts w:ascii="Times New Roman" w:hAnsi="Times New Roman" w:cs="Times New Roman"/>
        </w:rPr>
        <w:t xml:space="preserve">, because these interactions are not empirically observed in natural environments, we do not know whether patterns that emerge for these interactions </w:t>
      </w:r>
      <w:r w:rsidR="000E1D95">
        <w:rPr>
          <w:rFonts w:ascii="Times New Roman" w:hAnsi="Times New Roman" w:cs="Times New Roman"/>
        </w:rPr>
        <w:t>are real</w:t>
      </w:r>
      <w:r w:rsidR="00571274">
        <w:rPr>
          <w:rFonts w:ascii="Times New Roman" w:hAnsi="Times New Roman" w:cs="Times New Roman"/>
        </w:rPr>
        <w:t xml:space="preserve"> </w:t>
      </w:r>
      <w:r w:rsidR="00FF4E15">
        <w:rPr>
          <w:rFonts w:ascii="Times New Roman" w:hAnsi="Times New Roman" w:cs="Times New Roman"/>
        </w:rPr>
        <w:t>broad</w:t>
      </w:r>
      <w:r w:rsidR="000E1D95">
        <w:rPr>
          <w:rFonts w:ascii="Times New Roman" w:hAnsi="Times New Roman" w:cs="Times New Roman"/>
        </w:rPr>
        <w:t xml:space="preserve"> ecological patterns or artefacts of the </w:t>
      </w:r>
      <w:r w:rsidR="00696D8E">
        <w:rPr>
          <w:rFonts w:ascii="Times New Roman" w:hAnsi="Times New Roman" w:cs="Times New Roman"/>
        </w:rPr>
        <w:t>rule-based</w:t>
      </w:r>
      <w:r w:rsidR="000E1D95">
        <w:rPr>
          <w:rFonts w:ascii="Times New Roman" w:hAnsi="Times New Roman" w:cs="Times New Roman"/>
        </w:rPr>
        <w:t xml:space="preserve"> diet assignment methods used to compile them.</w:t>
      </w:r>
      <w:r w:rsidR="001D1F0B">
        <w:rPr>
          <w:rFonts w:ascii="Times New Roman" w:hAnsi="Times New Roman" w:cs="Times New Roman"/>
        </w:rPr>
        <w:t xml:space="preserve"> </w:t>
      </w:r>
      <w:r w:rsidR="00E076EC">
        <w:rPr>
          <w:rFonts w:ascii="Times New Roman" w:hAnsi="Times New Roman" w:cs="Times New Roman"/>
        </w:rPr>
        <w:t xml:space="preserve">The lack of empirical interaction data for small-bodied invertebrate taxa is not inconsequential; these taxa represent over 50% of the earth’s animal biomass and a majority of animal species diversity </w:t>
      </w:r>
      <w:r w:rsidR="00F977A0">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{"citationItems":[{"id":"ITEM-1","itemData":{"DOI":"10.1371/journal.pbio.1001127","ISBN":"1545-7885 (Electronic)\\n1544-9173 (Linking)","ISSN":"15449173","PMID":"21886479","abstract":"The diversity of life is one of the most striking aspects of our planet; hence knowing how many species inhabit Earth is among the most fundamental questions in science. Yet the answer to this question remains enigmatic, as efforts to sample the world's biodiversity to date have been limited and thus have precluded direct quantification of global species richness, and because indirect estimates rely on assumptions that have proven highly controversial. Here we show that the higher taxonomic classification of species (i.e., the assignment of species to phylum, class, order, family, and genus) follows a consistent and predictable pattern from which the total number of species in a taxonomic group can be estimated. This approach was validated against well-known taxa, and when applied to all domains of life, it predicts ~8.7 million (± 1.3 million SE) eukaryotic species globally, of which ~2.2 million (± 0.18 million SE) are marine. In spite of 250 years of taxonomic classification and over 1.2 million species already catalogued in a central database, our results suggest that some 86% of existing species on Earth and 91% of species in the ocean still await description. Renewed interest in further exploration and taxonomy is required if this significant gap in our knowledge of life on Earth is to be closed.","author":[{"dropping-particle":"","family":"Mora","given":"Camilo","non-dropping-particle":"","parse-names":false,"suffix":""},{"dropping-particle":"","family":"Tittensor","given":"Derek P.","non-dropping-particle":"","parse-names":false,"suffix":""},{"dropping-particle":"","family":"Adl","given":"Sina","non-dropping-particle":"","parse-names":false,"suffix":""},{"dropping-particle":"","family":"Simpson","given":"Alastair G B","non-dropping-particle":"","parse-names":false,"suffix":""},{"dropping-particle":"","family":"Worm","given":"Boris","non-dropping-particle":"","parse-names":false,"suffix":""}],"container-title":"PLoS Biology","id":"ITEM-1","issue":"8","issued":{"date-parts":[["2011"]]},"page":"1-8","title":"How many species are there on earth and in the ocean?","type":"article-journal","volume":"9"},"uris":["http://www.mendeley.com/documents/?uuid=4aa86b14-e1be-4b6b-978c-397485ce6fb5"]},{"id":"ITEM-2","itemData":{"DOI":"10.1126/science.1230318","ISSN":"10959203","abstract":"Some people despair that most species will go extinct before they are discovered. However, such worries result from overestimates of how many species may exist, beliefs that the expertise to describe species is decreasing, and alarmist estimates of extinction rates. We argue that the number of species on Earth today is 5 ± 3 million, of which 1.5 million are named. New databases show that there are more taxonomists describing species than ever before, and their number is increasing faster than the rate of species description. Conservation efforts and species survival in secondary habitats are at least delaying extinctions. Extinction rates are, however, poorly quantified, ranging from 0.01 to 1% (at most 5%) per decade. We propose practical actions to improve taxonomic productivity and associated understanding and conservation of biodiversity.","author":[{"dropping-particle":"","family":"Costello","given":"Mark J.","non-dropping-particle":"","parse-names":false,"suffix":""},{"dropping-particle":"","family":"May","given":"Robert M.","non-dropping-particle":"","parse-names":false,"suffix":""},{"dropping-particle":"","family":"Stork","given":"Nigel E.","non-dropping-particle":"","parse-names":false,"suffix":""}],"container-title":"Science","id":"ITEM-2","issue":"6118","issued":{"date-parts":[["2013"]]},"page":"413-416","title":"Can we name earth's species before they go extinct?","type":"article-journal","volume":"339"},"uris":["http://www.mendeley.com/documents/?uuid=32c304d3-8a3c-41b4-bfc6-42849ea06fab"]},{"id":"ITEM-3","itemData":{"DOI":"10.1146/annurev-ento-020117-043348","ISSN":"00664170","PMID":"28938083","abstract":"In the last decade, new methods of estimating global species richness have been developed and existing ones improved through the use of more appropriate statistical tools and new data. Taking the mean of most of these new estimates indicates that globally there are approximately 1.5 million, 5.5 million, and 7 million species of beetles, insects, and terrestrial arthropods, respectively. Previous estimates of 30 million species or more based on the host specificity of insects to plants now seem extremely unlikely. With 1 million insect species named, this suggests that 80% remain to be discovered and that a greater focus should be placed on less-studied taxa such as many families of Coleoptera, Diptera, and Hymenoptera and on poorly sampled parts of the world. DNA tools have revealed many new species in taxonomically intractable groups, but unbiased studies of previously well-researched insect faunas indicate that 1-2% of species may be truly cryptic.","author":[{"dropping-particle":"","family":"Stork","given":"Nigel E.","non-dropping-particle":"","parse-names":false,"suffix":""}],"container-title":"Annual Review of Entomology","id":"ITEM-3","issued":{"date-parts":[["2018"]]},"page":"31-45","title":"How Many Species of Insects and Other Terrestrial Arthropods Are There on Earth?","type":"article-journal","volume":"63"},"uris":["http://www.mendeley.com/documents/?uuid=f575d5ec-e319-4d48-966f-d5ccb25f8960"]},{"id":"ITEM-4","itemData":{"DOI":"10.1073/pnas.1711842115","ISSN":"10916490","PMID":"29784790","abstract":"A census of the biomass on Earth is key for understanding the structure and dynamics of the biosphere. However, a global, quantitative view of how the biomass of different taxa compare with one another is still lacking. Here, we assemble the overall biomass composition of the biosphere, establishing a census of the ≈550 gigatons of carbon (Gt C) of biomass distributed among all of the kingdoms of life. We find that the kingdoms of life concentrate at different locations on the planet; plants (≈450 Gt C, the dominant kingdom) are primarily terrestrial, whereas animals (≈2 Gt C) are mainly marine, and bacteria (≈70 Gt C) and archaea (≈7 Gt C) are predominantly located in deep subsurface environments. We show that terrestrial biomass is about two orders of magnitude higher than marine biomass and estimate a total of ≈6 Gt C of marine biota, doubling the previous estimated quantity. Our analysis reveals that the global marine biomass pyramid contains more consumers than producers, thus increasing the scope of previous observations on inverse food pyramids. Finally, we highlight that the mass of humans is an order of magnitude higher than that of all wild mammals combined and report the historical impact of humanity on the global biomass of prominent taxa, including mammals, fish, and plants.","author":[{"dropping-particle":"","family":"Bar-On","given":"Yinon M.","non-dropping-particle":"","parse-names":false,"suffix":""},{"dropping-particle":"","family":"Phillips","given":"Rob","non-dropping-particle":"","parse-names":false,"suffix":""},{"dropping-particle":"","family":"Milo","given":"Ron","non-dropping-particle":"","parse-names":false,"suffix":""}],"container-title":"Proceedings of the National Academy of Sciences of the United States of America","id":"ITEM-4","issue":"25","issued":{"date-parts":[["2018"]]},"page":"6506-6511","title":"The biomass distribution on Earth","type":"article-journal","volume":"115"},"uris":["http://www.mendeley.com/documents/?uuid=fda04dcf-5d56-436d-acd2-f3b64850659b"]}],"mendeley":{"formattedCitation":"(Bar-On, Phillips, &amp; Milo, 2018; Costello, May, &amp; Stork, 2013; Mora, Tittensor, Adl, Simpson, &amp; Worm, 2011; Stork, 2018)","plainTextFormattedCitation":"(Bar-On, Phillips, &amp; Milo, 2018; Costello, May, &amp; Stork, 2013; Mora, Tittensor, Adl, Simpson, &amp; Worm, 2011; Stork, 2018)","previouslyFormattedCitation":"(Bar-On, Phillips, &amp; Milo, 2018; Costello, May, &amp; Stork, 2013; Mora, Tittensor, Adl, Simpson, &amp; Worm, 2011; Stork, 2018)"},"properties":{"noteIndex":0},"schema":"https://github.com/citation-style-language/schema/raw/master/csl-citation.json"}</w:instrText>
      </w:r>
      <w:r w:rsidR="00F977A0">
        <w:rPr>
          <w:rFonts w:ascii="Times New Roman" w:hAnsi="Times New Roman" w:cs="Times New Roman"/>
        </w:rPr>
        <w:fldChar w:fldCharType="separate"/>
      </w:r>
      <w:r w:rsidR="00D86047" w:rsidRPr="00D86047">
        <w:rPr>
          <w:rFonts w:ascii="Times New Roman" w:hAnsi="Times New Roman" w:cs="Times New Roman"/>
          <w:noProof/>
        </w:rPr>
        <w:t>(Bar-On, Phillips, &amp; Milo, 2018; Costello, May, &amp; Stork, 2013; Mora, Tittensor, Adl, Simpson, &amp; Worm, 2011; Stork, 2018)</w:t>
      </w:r>
      <w:r w:rsidR="00F977A0">
        <w:rPr>
          <w:rFonts w:ascii="Times New Roman" w:hAnsi="Times New Roman" w:cs="Times New Roman"/>
        </w:rPr>
        <w:fldChar w:fldCharType="end"/>
      </w:r>
      <w:r w:rsidR="00F977A0">
        <w:rPr>
          <w:rFonts w:ascii="Times New Roman" w:hAnsi="Times New Roman" w:cs="Times New Roman"/>
        </w:rPr>
        <w:t>.</w:t>
      </w:r>
    </w:p>
    <w:p w14:paraId="4237D267" w14:textId="728F9F18" w:rsidR="00B54432" w:rsidRDefault="00B54432" w:rsidP="003F3823">
      <w:pPr>
        <w:rPr>
          <w:rFonts w:ascii="Times New Roman" w:hAnsi="Times New Roman" w:cs="Times New Roman"/>
        </w:rPr>
      </w:pPr>
    </w:p>
    <w:p w14:paraId="70E8307D" w14:textId="1E8F0E64" w:rsidR="00186ECE" w:rsidRDefault="00B66A52" w:rsidP="003F3823">
      <w:pPr>
        <w:rPr>
          <w:rFonts w:ascii="Times New Roman" w:hAnsi="Times New Roman" w:cs="Times New Roman"/>
        </w:rPr>
      </w:pPr>
      <w:r>
        <w:rPr>
          <w:rFonts w:ascii="Times New Roman" w:hAnsi="Times New Roman" w:cs="Times New Roman"/>
        </w:rPr>
        <w:t>In</w:t>
      </w:r>
      <w:r w:rsidR="00405883">
        <w:rPr>
          <w:rFonts w:ascii="Times New Roman" w:hAnsi="Times New Roman" w:cs="Times New Roman"/>
        </w:rPr>
        <w:t xml:space="preserve"> this study, we employ novel diet DNA metabarcoding data from</w:t>
      </w:r>
      <w:r w:rsidR="00501C6F">
        <w:rPr>
          <w:rFonts w:ascii="Times New Roman" w:hAnsi="Times New Roman" w:cs="Times New Roman"/>
        </w:rPr>
        <w:t xml:space="preserve"> 1</w:t>
      </w:r>
      <w:r w:rsidR="00C555DF">
        <w:rPr>
          <w:rFonts w:ascii="Times New Roman" w:hAnsi="Times New Roman" w:cs="Times New Roman"/>
        </w:rPr>
        <w:t>7</w:t>
      </w:r>
      <w:r w:rsidR="003B21BA">
        <w:rPr>
          <w:rFonts w:ascii="Times New Roman" w:hAnsi="Times New Roman" w:cs="Times New Roman"/>
        </w:rPr>
        <w:t>3</w:t>
      </w:r>
      <w:r w:rsidR="00405883">
        <w:rPr>
          <w:rFonts w:ascii="Times New Roman" w:hAnsi="Times New Roman" w:cs="Times New Roman"/>
        </w:rPr>
        <w:t xml:space="preserve"> </w:t>
      </w:r>
      <w:r w:rsidR="00AE7A8E">
        <w:rPr>
          <w:rFonts w:ascii="Times New Roman" w:hAnsi="Times New Roman" w:cs="Times New Roman"/>
        </w:rPr>
        <w:t>samples</w:t>
      </w:r>
      <w:r w:rsidR="00405883">
        <w:rPr>
          <w:rFonts w:ascii="Times New Roman" w:hAnsi="Times New Roman" w:cs="Times New Roman"/>
        </w:rPr>
        <w:t xml:space="preserve"> </w:t>
      </w:r>
      <w:r w:rsidR="00501C6F">
        <w:rPr>
          <w:rFonts w:ascii="Times New Roman" w:hAnsi="Times New Roman" w:cs="Times New Roman"/>
        </w:rPr>
        <w:t>of</w:t>
      </w:r>
      <w:r w:rsidR="00405883">
        <w:rPr>
          <w:rFonts w:ascii="Times New Roman" w:hAnsi="Times New Roman" w:cs="Times New Roman"/>
        </w:rPr>
        <w:t xml:space="preserve"> nine</w:t>
      </w:r>
      <w:r w:rsidR="005961E9">
        <w:rPr>
          <w:rFonts w:ascii="Times New Roman" w:hAnsi="Times New Roman" w:cs="Times New Roman"/>
        </w:rPr>
        <w:t xml:space="preserve"> terrestrial</w:t>
      </w:r>
      <w:r w:rsidR="00405883">
        <w:rPr>
          <w:rFonts w:ascii="Times New Roman" w:hAnsi="Times New Roman" w:cs="Times New Roman"/>
        </w:rPr>
        <w:t xml:space="preserve"> invertebrate predator species to document predator-prey interactions between these predators and their prey in field conditions. </w:t>
      </w:r>
      <w:r w:rsidR="003C17C3">
        <w:rPr>
          <w:rFonts w:ascii="Times New Roman" w:hAnsi="Times New Roman" w:cs="Times New Roman"/>
        </w:rPr>
        <w:t>We c</w:t>
      </w:r>
      <w:r w:rsidR="00405883">
        <w:rPr>
          <w:rFonts w:ascii="Times New Roman" w:hAnsi="Times New Roman" w:cs="Times New Roman"/>
        </w:rPr>
        <w:t>ombined</w:t>
      </w:r>
      <w:r w:rsidR="003C17C3">
        <w:rPr>
          <w:rFonts w:ascii="Times New Roman" w:hAnsi="Times New Roman" w:cs="Times New Roman"/>
        </w:rPr>
        <w:t xml:space="preserve"> these data</w:t>
      </w:r>
      <w:r w:rsidR="00B26C4B">
        <w:rPr>
          <w:rFonts w:ascii="Times New Roman" w:hAnsi="Times New Roman" w:cs="Times New Roman"/>
        </w:rPr>
        <w:t>, which included 3</w:t>
      </w:r>
      <w:r w:rsidR="00C555DF">
        <w:rPr>
          <w:rFonts w:ascii="Times New Roman" w:hAnsi="Times New Roman" w:cs="Times New Roman"/>
        </w:rPr>
        <w:t>05</w:t>
      </w:r>
      <w:r w:rsidR="00B26C4B">
        <w:rPr>
          <w:rFonts w:ascii="Times New Roman" w:hAnsi="Times New Roman" w:cs="Times New Roman"/>
        </w:rPr>
        <w:t xml:space="preserve"> unique predator-prey interactions,</w:t>
      </w:r>
      <w:r w:rsidR="00405883">
        <w:rPr>
          <w:rFonts w:ascii="Times New Roman" w:hAnsi="Times New Roman" w:cs="Times New Roman"/>
        </w:rPr>
        <w:t xml:space="preserve"> with an extensive dataset of body sizes for both predator individuals and the prey</w:t>
      </w:r>
      <w:r w:rsidR="005961E9">
        <w:rPr>
          <w:rFonts w:ascii="Times New Roman" w:hAnsi="Times New Roman" w:cs="Times New Roman"/>
        </w:rPr>
        <w:t xml:space="preserve"> groups </w:t>
      </w:r>
      <w:r w:rsidR="00405883">
        <w:rPr>
          <w:rFonts w:ascii="Times New Roman" w:hAnsi="Times New Roman" w:cs="Times New Roman"/>
        </w:rPr>
        <w:t>identified in their diets</w:t>
      </w:r>
      <w:r w:rsidR="003C17C3">
        <w:rPr>
          <w:rFonts w:ascii="Times New Roman" w:hAnsi="Times New Roman" w:cs="Times New Roman"/>
        </w:rPr>
        <w:t xml:space="preserve">. </w:t>
      </w:r>
      <w:r w:rsidR="00D01E28">
        <w:rPr>
          <w:rFonts w:ascii="Times New Roman" w:hAnsi="Times New Roman" w:cs="Times New Roman"/>
        </w:rPr>
        <w:t>To understand how predator size</w:t>
      </w:r>
      <w:r w:rsidR="000772C7">
        <w:rPr>
          <w:rFonts w:ascii="Times New Roman" w:hAnsi="Times New Roman" w:cs="Times New Roman"/>
        </w:rPr>
        <w:t xml:space="preserve">, </w:t>
      </w:r>
      <w:r w:rsidR="00D01E28">
        <w:rPr>
          <w:rFonts w:ascii="Times New Roman" w:hAnsi="Times New Roman" w:cs="Times New Roman"/>
        </w:rPr>
        <w:t>species identity</w:t>
      </w:r>
      <w:r w:rsidR="000772C7">
        <w:rPr>
          <w:rFonts w:ascii="Times New Roman" w:hAnsi="Times New Roman" w:cs="Times New Roman"/>
        </w:rPr>
        <w:t xml:space="preserve">, and </w:t>
      </w:r>
      <w:r w:rsidR="00402708">
        <w:rPr>
          <w:rFonts w:ascii="Times New Roman" w:hAnsi="Times New Roman" w:cs="Times New Roman"/>
        </w:rPr>
        <w:t>hunting</w:t>
      </w:r>
      <w:r w:rsidR="002B7BAF">
        <w:rPr>
          <w:rFonts w:ascii="Times New Roman" w:hAnsi="Times New Roman" w:cs="Times New Roman"/>
        </w:rPr>
        <w:t xml:space="preserve"> traits</w:t>
      </w:r>
      <w:r w:rsidR="000772C7">
        <w:rPr>
          <w:rFonts w:ascii="Times New Roman" w:hAnsi="Times New Roman" w:cs="Times New Roman"/>
        </w:rPr>
        <w:t xml:space="preserve"> may</w:t>
      </w:r>
      <w:r w:rsidR="00D01E28">
        <w:rPr>
          <w:rFonts w:ascii="Times New Roman" w:hAnsi="Times New Roman" w:cs="Times New Roman"/>
        </w:rPr>
        <w:t xml:space="preserve"> drive empirical predator-prey interactions, we</w:t>
      </w:r>
      <w:r w:rsidR="00405883">
        <w:rPr>
          <w:rFonts w:ascii="Times New Roman" w:hAnsi="Times New Roman" w:cs="Times New Roman"/>
        </w:rPr>
        <w:t xml:space="preserve"> ask</w:t>
      </w:r>
      <w:r w:rsidR="00D01E28">
        <w:rPr>
          <w:rFonts w:ascii="Times New Roman" w:hAnsi="Times New Roman" w:cs="Times New Roman"/>
        </w:rPr>
        <w:t>ed</w:t>
      </w:r>
      <w:r w:rsidR="00405883">
        <w:rPr>
          <w:rFonts w:ascii="Times New Roman" w:hAnsi="Times New Roman" w:cs="Times New Roman"/>
        </w:rPr>
        <w:t xml:space="preserve">: </w:t>
      </w:r>
      <w:r w:rsidR="005961E9">
        <w:rPr>
          <w:rFonts w:ascii="Times New Roman" w:hAnsi="Times New Roman" w:cs="Times New Roman"/>
        </w:rPr>
        <w:t xml:space="preserve">1) </w:t>
      </w:r>
      <w:r w:rsidR="00405883">
        <w:rPr>
          <w:rFonts w:ascii="Times New Roman" w:hAnsi="Times New Roman" w:cs="Times New Roman"/>
        </w:rPr>
        <w:t>do larger</w:t>
      </w:r>
      <w:r w:rsidR="002B7BAF">
        <w:rPr>
          <w:rFonts w:ascii="Times New Roman" w:hAnsi="Times New Roman" w:cs="Times New Roman"/>
        </w:rPr>
        <w:t xml:space="preserve"> predator</w:t>
      </w:r>
      <w:r w:rsidR="00405883">
        <w:rPr>
          <w:rFonts w:ascii="Times New Roman" w:hAnsi="Times New Roman" w:cs="Times New Roman"/>
        </w:rPr>
        <w:t xml:space="preserve"> individuals eat larger prey and </w:t>
      </w:r>
      <w:r w:rsidR="00CA4770">
        <w:rPr>
          <w:rFonts w:ascii="Times New Roman" w:hAnsi="Times New Roman" w:cs="Times New Roman"/>
        </w:rPr>
        <w:t>does this vary</w:t>
      </w:r>
      <w:r w:rsidR="00405883">
        <w:rPr>
          <w:rFonts w:ascii="Times New Roman" w:hAnsi="Times New Roman" w:cs="Times New Roman"/>
        </w:rPr>
        <w:t xml:space="preserve"> by predator species identity?</w:t>
      </w:r>
      <w:r w:rsidR="00E87AE2">
        <w:rPr>
          <w:rFonts w:ascii="Times New Roman" w:hAnsi="Times New Roman" w:cs="Times New Roman"/>
        </w:rPr>
        <w:t xml:space="preserve"> </w:t>
      </w:r>
      <w:r w:rsidR="00CD570A">
        <w:rPr>
          <w:rFonts w:ascii="Times New Roman" w:hAnsi="Times New Roman" w:cs="Times New Roman"/>
        </w:rPr>
        <w:t>and</w:t>
      </w:r>
      <w:r w:rsidR="003C17C3">
        <w:rPr>
          <w:rFonts w:ascii="Times New Roman" w:hAnsi="Times New Roman" w:cs="Times New Roman"/>
        </w:rPr>
        <w:t xml:space="preserve"> </w:t>
      </w:r>
      <w:r w:rsidR="00CD570A">
        <w:rPr>
          <w:rFonts w:ascii="Times New Roman" w:hAnsi="Times New Roman" w:cs="Times New Roman"/>
        </w:rPr>
        <w:t>2</w:t>
      </w:r>
      <w:r w:rsidR="00716921">
        <w:rPr>
          <w:rFonts w:ascii="Times New Roman" w:hAnsi="Times New Roman" w:cs="Times New Roman"/>
        </w:rPr>
        <w:t>)</w:t>
      </w:r>
      <w:r w:rsidR="00CD570A">
        <w:rPr>
          <w:rFonts w:ascii="Times New Roman" w:hAnsi="Times New Roman" w:cs="Times New Roman"/>
        </w:rPr>
        <w:t xml:space="preserve"> do predator </w:t>
      </w:r>
      <w:r w:rsidR="00696D8E">
        <w:rPr>
          <w:rFonts w:ascii="Times New Roman" w:hAnsi="Times New Roman" w:cs="Times New Roman"/>
        </w:rPr>
        <w:t xml:space="preserve">species </w:t>
      </w:r>
      <w:r w:rsidR="00CD570A">
        <w:rPr>
          <w:rFonts w:ascii="Times New Roman" w:hAnsi="Times New Roman" w:cs="Times New Roman"/>
        </w:rPr>
        <w:t>traits related to hunting strategy</w:t>
      </w:r>
      <w:r w:rsidR="00B948C2">
        <w:rPr>
          <w:rFonts w:ascii="Times New Roman" w:hAnsi="Times New Roman" w:cs="Times New Roman"/>
        </w:rPr>
        <w:t xml:space="preserve"> </w:t>
      </w:r>
      <w:r w:rsidR="00696D8E">
        <w:rPr>
          <w:rFonts w:ascii="Times New Roman" w:hAnsi="Times New Roman" w:cs="Times New Roman"/>
        </w:rPr>
        <w:t>explain</w:t>
      </w:r>
      <w:r w:rsidR="00B85FF8">
        <w:rPr>
          <w:rFonts w:ascii="Times New Roman" w:hAnsi="Times New Roman" w:cs="Times New Roman"/>
        </w:rPr>
        <w:t xml:space="preserve"> variations in prey size selection</w:t>
      </w:r>
      <w:r w:rsidR="00B948C2">
        <w:rPr>
          <w:rFonts w:ascii="Times New Roman" w:hAnsi="Times New Roman" w:cs="Times New Roman"/>
        </w:rPr>
        <w:t>, or is prey size selection based on predator phylogeny</w:t>
      </w:r>
      <w:r w:rsidR="00D01E28">
        <w:rPr>
          <w:rFonts w:ascii="Times New Roman" w:hAnsi="Times New Roman" w:cs="Times New Roman"/>
        </w:rPr>
        <w:t>?</w:t>
      </w:r>
      <w:r w:rsidR="005961E9">
        <w:rPr>
          <w:rFonts w:ascii="Times New Roman" w:hAnsi="Times New Roman" w:cs="Times New Roman"/>
        </w:rPr>
        <w:t xml:space="preserve"> </w:t>
      </w:r>
    </w:p>
    <w:p w14:paraId="75CD2DAB" w14:textId="77777777" w:rsidR="00FC6BBF" w:rsidRDefault="00FC6BBF" w:rsidP="003F3823">
      <w:pPr>
        <w:rPr>
          <w:rFonts w:ascii="Times New Roman" w:hAnsi="Times New Roman" w:cs="Times New Roman"/>
          <w:b/>
          <w:bCs/>
        </w:rPr>
      </w:pPr>
    </w:p>
    <w:p w14:paraId="43AA19F6" w14:textId="3A65FDFA" w:rsidR="0040503F" w:rsidRPr="00CD2D4F" w:rsidRDefault="00063340" w:rsidP="003F3823">
      <w:pPr>
        <w:rPr>
          <w:rFonts w:ascii="Times New Roman" w:hAnsi="Times New Roman" w:cs="Times New Roman"/>
          <w:b/>
          <w:bCs/>
        </w:rPr>
      </w:pPr>
      <w:r w:rsidRPr="00B701CD">
        <w:rPr>
          <w:rFonts w:ascii="Times New Roman" w:hAnsi="Times New Roman" w:cs="Times New Roman"/>
          <w:b/>
          <w:bCs/>
        </w:rPr>
        <w:t>Methods:</w:t>
      </w:r>
    </w:p>
    <w:p w14:paraId="7D3CD107" w14:textId="77777777" w:rsidR="00DD2339" w:rsidRPr="0040503F" w:rsidRDefault="00DD2339" w:rsidP="003F3823">
      <w:pPr>
        <w:rPr>
          <w:rFonts w:ascii="Times New Roman" w:hAnsi="Times New Roman" w:cs="Times New Roman"/>
          <w:bCs/>
          <w:i/>
          <w:iCs/>
        </w:rPr>
      </w:pPr>
      <w:r w:rsidRPr="0040503F">
        <w:rPr>
          <w:rFonts w:ascii="Times New Roman" w:hAnsi="Times New Roman" w:cs="Times New Roman"/>
          <w:bCs/>
          <w:i/>
          <w:iCs/>
        </w:rPr>
        <w:t>Field site and collections</w:t>
      </w:r>
    </w:p>
    <w:p w14:paraId="44570B1A" w14:textId="4EDCA3F4" w:rsidR="00403088" w:rsidRDefault="00DD2339" w:rsidP="003F3823">
      <w:pPr>
        <w:rPr>
          <w:rFonts w:ascii="Times New Roman" w:hAnsi="Times New Roman" w:cs="Times New Roman"/>
          <w:bCs/>
        </w:rPr>
      </w:pPr>
      <w:r w:rsidRPr="0040503F">
        <w:rPr>
          <w:rFonts w:ascii="Times New Roman" w:hAnsi="Times New Roman" w:cs="Times New Roman"/>
          <w:bCs/>
        </w:rPr>
        <w:t xml:space="preserve">We conducted this work on Palmyra Atoll National Wildlife Refuge, Northern Line Islands (5º53’ N, 162º05’W). Palmyra Atoll has a well-characterized species list, and like many atolls, is relatively species poor, allowing for </w:t>
      </w:r>
      <w:r w:rsidR="00CA4770">
        <w:rPr>
          <w:rFonts w:ascii="Times New Roman" w:hAnsi="Times New Roman" w:cs="Times New Roman"/>
          <w:bCs/>
        </w:rPr>
        <w:t xml:space="preserve">detailed </w:t>
      </w:r>
      <w:r w:rsidRPr="0040503F">
        <w:rPr>
          <w:rFonts w:ascii="Times New Roman" w:hAnsi="Times New Roman" w:cs="Times New Roman"/>
          <w:bCs/>
        </w:rPr>
        <w:t>characterization of potential diet items</w:t>
      </w:r>
      <w:r w:rsidR="002F52C7">
        <w:rPr>
          <w:rFonts w:ascii="Times New Roman" w:hAnsi="Times New Roman" w:cs="Times New Roman"/>
          <w:bCs/>
        </w:rPr>
        <w:t xml:space="preserve"> </w:t>
      </w:r>
      <w:r w:rsidR="002F52C7">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10.2984/1534-6188(2007)61","ISBN":"0030-8870","ISSN":"0030-8870","author":[{"dropping-particle":"","family":"Handler","given":"Alex","non-dropping-particle":"","parse-names":false,"suffix":""},{"dropping-particle":"","family":"Gruner","given":"Daniel","non-dropping-particle":"","parse-names":false,"suffix":""},{"dropping-particle":"","family":"Haines","given":"William","non-dropping-particle":"","parse-names":false,"suffix":""},{"dropping-particle":"","family":"Lange","given":"Matthew","non-dropping-particle":"","parse-names":false,"suffix":""},{"dropping-particle":"","family":"Kaneshiro","given":"Kenneth","non-dropping-particle":"","parse-names":false,"suffix":""}],"container-title":"Pacific Science","id":"ITEM-1","issue":"4","issued":{"date-parts":[["2007"]]},"page":"485-502","title":"Arthropod surveys on Palmyra Atoll, Line Islands, and insights into the decline of the native tree Pisonia grandis (Nyctaginaceae)","type":"article-journal","volume":"61"},"uris":["http://www.mendeley.com/documents/?uuid=100c5232-e580-459d-9e60-6d3ca14a6fec"]}],"mendeley":{"formattedCitation":"(Handler, Gruner, Haines, Lange, &amp; Kaneshiro, 2007)","plainTextFormattedCitation":"(Handler, Gruner, Haines, Lange, &amp; Kaneshiro, 2007)","previouslyFormattedCitation":"(Handler, Gruner, Haines, Lange, &amp; Kaneshiro, 2007)"},"properties":{"noteIndex":0},"schema":"https://github.com/citation-style-language/schema/raw/master/csl-citation.json"}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(Handler, Gruner, Haines, Lange, &amp; Kaneshiro, 2007)</w:t>
      </w:r>
      <w:r w:rsidR="002F52C7">
        <w:rPr>
          <w:rFonts w:ascii="Times New Roman" w:hAnsi="Times New Roman" w:cs="Times New Roman"/>
          <w:bCs/>
        </w:rPr>
        <w:fldChar w:fldCharType="end"/>
      </w:r>
      <w:r w:rsidR="002F52C7">
        <w:rPr>
          <w:rFonts w:ascii="Times New Roman" w:hAnsi="Times New Roman" w:cs="Times New Roman"/>
          <w:bCs/>
        </w:rPr>
        <w:t xml:space="preserve">. </w:t>
      </w:r>
      <w:r w:rsidR="0040503F">
        <w:rPr>
          <w:rFonts w:ascii="Times New Roman" w:hAnsi="Times New Roman" w:cs="Times New Roman"/>
          <w:bCs/>
        </w:rPr>
        <w:t xml:space="preserve">Predator individuals were collected across habitat types, including different forest types and microhabitats </w:t>
      </w:r>
      <w:r w:rsidR="00AE7A8E">
        <w:rPr>
          <w:rFonts w:ascii="Times New Roman" w:hAnsi="Times New Roman" w:cs="Times New Roman"/>
          <w:bCs/>
        </w:rPr>
        <w:t>(</w:t>
      </w:r>
      <w:r w:rsidR="00671372">
        <w:rPr>
          <w:rFonts w:ascii="Times New Roman" w:hAnsi="Times New Roman" w:cs="Times New Roman"/>
          <w:bCs/>
        </w:rPr>
        <w:t>e.g.,</w:t>
      </w:r>
      <w:r w:rsidR="00AE7A8E">
        <w:rPr>
          <w:rFonts w:ascii="Times New Roman" w:hAnsi="Times New Roman" w:cs="Times New Roman"/>
          <w:bCs/>
        </w:rPr>
        <w:t xml:space="preserve"> </w:t>
      </w:r>
      <w:r w:rsidR="0040503F">
        <w:rPr>
          <w:rFonts w:ascii="Times New Roman" w:hAnsi="Times New Roman" w:cs="Times New Roman"/>
          <w:bCs/>
        </w:rPr>
        <w:t xml:space="preserve">understory vegetation, canopy vegetation, and soil </w:t>
      </w:r>
      <w:r w:rsidR="00671372">
        <w:rPr>
          <w:rFonts w:ascii="Times New Roman" w:hAnsi="Times New Roman" w:cs="Times New Roman"/>
          <w:bCs/>
        </w:rPr>
        <w:t>types</w:t>
      </w:r>
      <w:r w:rsidR="00AE7A8E">
        <w:rPr>
          <w:rFonts w:ascii="Times New Roman" w:hAnsi="Times New Roman" w:cs="Times New Roman"/>
          <w:bCs/>
        </w:rPr>
        <w:t>)</w:t>
      </w:r>
      <w:r w:rsidR="0040503F">
        <w:rPr>
          <w:rFonts w:ascii="Times New Roman" w:hAnsi="Times New Roman" w:cs="Times New Roman"/>
          <w:bCs/>
        </w:rPr>
        <w:t>. For each of these habitat</w:t>
      </w:r>
      <w:r w:rsidR="00AE7A8E">
        <w:rPr>
          <w:rFonts w:ascii="Times New Roman" w:hAnsi="Times New Roman" w:cs="Times New Roman"/>
          <w:bCs/>
        </w:rPr>
        <w:t xml:space="preserve"> types</w:t>
      </w:r>
      <w:r w:rsidR="0040503F">
        <w:rPr>
          <w:rFonts w:ascii="Times New Roman" w:hAnsi="Times New Roman" w:cs="Times New Roman"/>
          <w:bCs/>
        </w:rPr>
        <w:t>, we used a combination of methods, including individual collection during visual surveys for understory</w:t>
      </w:r>
      <w:r w:rsidR="00671372">
        <w:rPr>
          <w:rFonts w:ascii="Times New Roman" w:hAnsi="Times New Roman" w:cs="Times New Roman"/>
          <w:bCs/>
        </w:rPr>
        <w:t>,</w:t>
      </w:r>
      <w:r w:rsidR="0040503F">
        <w:rPr>
          <w:rFonts w:ascii="Times New Roman" w:hAnsi="Times New Roman" w:cs="Times New Roman"/>
          <w:bCs/>
        </w:rPr>
        <w:t xml:space="preserve"> and soil collections and canopy fogging with insecticide onto collection sheets for canopy individuals. </w:t>
      </w:r>
      <w:r w:rsidRPr="0040503F">
        <w:rPr>
          <w:rFonts w:ascii="Times New Roman" w:hAnsi="Times New Roman" w:cs="Times New Roman"/>
          <w:bCs/>
        </w:rPr>
        <w:t>All individuals were collected individually</w:t>
      </w:r>
      <w:r w:rsidR="0040503F">
        <w:rPr>
          <w:rFonts w:ascii="Times New Roman" w:hAnsi="Times New Roman" w:cs="Times New Roman"/>
          <w:bCs/>
        </w:rPr>
        <w:t xml:space="preserve"> with sterilized implements (ethanol-burned forceps)</w:t>
      </w:r>
      <w:r w:rsidRPr="0040503F">
        <w:rPr>
          <w:rFonts w:ascii="Times New Roman" w:hAnsi="Times New Roman" w:cs="Times New Roman"/>
          <w:bCs/>
        </w:rPr>
        <w:t xml:space="preserve"> in sterilized collection containers</w:t>
      </w:r>
      <w:r w:rsidR="004E7FA1">
        <w:rPr>
          <w:rFonts w:ascii="Times New Roman" w:hAnsi="Times New Roman" w:cs="Times New Roman"/>
          <w:bCs/>
        </w:rPr>
        <w:t xml:space="preserve"> containing </w:t>
      </w:r>
      <w:r w:rsidR="00186ECE">
        <w:rPr>
          <w:rFonts w:ascii="Times New Roman" w:hAnsi="Times New Roman" w:cs="Times New Roman"/>
          <w:bCs/>
        </w:rPr>
        <w:t>95</w:t>
      </w:r>
      <w:r w:rsidR="004E7FA1">
        <w:rPr>
          <w:rFonts w:ascii="Times New Roman" w:hAnsi="Times New Roman" w:cs="Times New Roman"/>
          <w:bCs/>
        </w:rPr>
        <w:t>% EtOH</w:t>
      </w:r>
      <w:r w:rsidRPr="0040503F">
        <w:rPr>
          <w:rFonts w:ascii="Times New Roman" w:hAnsi="Times New Roman" w:cs="Times New Roman"/>
          <w:bCs/>
        </w:rPr>
        <w:t xml:space="preserve"> to avoid contamination </w:t>
      </w:r>
      <w:r w:rsidR="002F52C7">
        <w:rPr>
          <w:rFonts w:ascii="Times New Roman" w:hAnsi="Times New Roman" w:cs="Times New Roman"/>
          <w:bCs/>
        </w:rPr>
        <w:t xml:space="preserve"> </w:t>
      </w:r>
      <w:commentRangeStart w:id="1"/>
      <w:r w:rsidRPr="0040503F">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{"citationItems":[{"id":"ITEM-1","itemData":{"DOI":"10.1111/j.1755-0998.2010.02922.x","ISSN":"1755098X","abstract":"Molecular gut-content analysis enables detection of arthropod predation with minimal disruption of ecosystem processes. Mass-collection methods, such as sweep-netting, vacuum sampling and foliage beating, could lead to regurgitation or rupturing of predators along with uneaten prey, thereby contaminating specimens and compromising resultant gut-content data. Proponents of this 'cross-contamination hypothesis' advocate hand-collection as the best way to avoid cross-contamination. However, hand-collection is inefficient when large samples are needed, as with most ecological research. We tested the cross-contamination hypothesis by setting out onto potato plants immature Coleomegilla maculata and Podisus maculiventris that had been fed larvae of either Leptinotarsa decemlineata or Leptinotarsa juncta, or unfed individuals of these predator species along with L. decemlineata larvae. The animals were then immediately re-collected, either by knocking them vigorously off the plants onto a beat cloth and capturing them en masse with an aspirator ('rough' treatment) or by hand-searching and collection with a brush ('best practice'). Collected predators were transferred in the field to individual vials of chilled ethanol and subsequently assayed by PCR for fragments of cytochrome oxidase I of L. decemlineata and L. juncta. Ten to 39 per cent of re-collected fed predators tested positive by PCR for DNA of both Leptinotarsa species, and 14-38% of re-collected unfed predators contained L. decemlineata DNA. Overall levels of cross-contamination in the rough (31%) and best-practice (11%) samples were statistically different and supported the cross-contamination hypothesis. A pilot study on eliminating external DNA contamination with bleach prior to DNA extraction and amplification gave promising results. Published 2010. This article is a US Government work and is in the public domain in the USA.","author":[{"dropping-particle":"","family":"Greenstone","given":"Matthew H.","non-dropping-particle":"","parse-names":false,"suffix":""},{"dropping-particle":"","family":"Weber","given":"Donald C.","non-dropping-particle":"","parse-names":false,"suffix":""},{"dropping-particle":"","family":"Coudron","given":"Thomas C.","non-dropping-particle":"","parse-names":false,"suffix":""},{"dropping-particle":"","family":"Payton","given":"Mark E.","non-dropping-particle":"","parse-names":false,"suffix":""}],"container-title":"Molecular Ecology Resources","id":"ITEM-1","issue":"2","issued":{"date-parts":[["2011"]]},"page":"286-293","title":"Unnecessary roughness? Testing the hypothesis that predators destined for molecular gut-content analysis must be hand-collected to avoid cross-contamination","type":"article-journal","volume":"11"},"uris":["http://www.mendeley.com/documents/?uuid=c50e78b6-6f1a-48e0-982b-b90421d05175"]},{"id":"ITEM-2","itemData":{"author":[{"dropping-particle":"","family":"Miller-ter Kuile","given":"Ana","non-dropping-particle":"","parse-names":false,"suffix":""},{"dropping-particle":"","family":"Apigo","given":"Austen","non-dropping-particle":"","parse-names":false,"suffix":""},{"dropping-particle":"","family":"Young","given":"Hillary","non-dropping-particle":"","parse-names":false,"suffix":""}],"id":"ITEM-2","issued":{"date-parts":[["2020"]]},"title":"Effects of surface sterilization on diet DNA metabarcoding data of invertebrate consumers in mesocosms and natural environments","type":"article-journal"},"uris":["http://www.mendeley.com/documents/?uuid=8eae408a-b824-45f2-bc4f-ddb894294350"]}],"mendeley":{"formattedCitation":"(Greenstone, Weber, Coudron, &amp; Payton, 2011; Miller-ter Kuile, Apigo, &amp; Young, 2020)","plainTextFormattedCitation":"(Greenstone, Weber, Coudron, &amp; Payton, 2011; Miller-ter Kuile, Apigo, &amp; Young, 2020)","previouslyFormattedCitation":"(Greenstone, Weber, Coudron, &amp; Payton, 2011; Miller-ter Kuile, Apigo, &amp; Young, 2020)"},"properties":{"noteIndex":0},"schema":"https://github.com/citation-style-language/schema/raw/master/csl-citation.json"}</w:instrText>
      </w:r>
      <w:r w:rsidRPr="0040503F">
        <w:rPr>
          <w:rFonts w:ascii="Times New Roman" w:hAnsi="Times New Roman" w:cs="Times New Roman"/>
          <w:bCs/>
        </w:rPr>
        <w:fldChar w:fldCharType="separate"/>
      </w:r>
      <w:r w:rsidR="00D86047" w:rsidRPr="00D86047">
        <w:rPr>
          <w:rFonts w:ascii="Times New Roman" w:hAnsi="Times New Roman" w:cs="Times New Roman"/>
          <w:bCs/>
          <w:noProof/>
        </w:rPr>
        <w:t>(Greenstone, Weber, Coudron, &amp; Payton, 2011; Miller-ter Kuile, Apigo, &amp; Young, 2020)</w:t>
      </w:r>
      <w:r w:rsidRPr="0040503F">
        <w:rPr>
          <w:rFonts w:ascii="Times New Roman" w:hAnsi="Times New Roman" w:cs="Times New Roman"/>
          <w:bCs/>
        </w:rPr>
        <w:fldChar w:fldCharType="end"/>
      </w:r>
      <w:commentRangeEnd w:id="1"/>
      <w:r w:rsidR="00571274">
        <w:rPr>
          <w:rStyle w:val="CommentReference"/>
        </w:rPr>
        <w:commentReference w:id="1"/>
      </w:r>
      <w:r w:rsidRPr="0040503F">
        <w:rPr>
          <w:rFonts w:ascii="Times New Roman" w:hAnsi="Times New Roman" w:cs="Times New Roman"/>
          <w:bCs/>
        </w:rPr>
        <w:t xml:space="preserve">. </w:t>
      </w:r>
      <w:r w:rsidR="00403088">
        <w:rPr>
          <w:rFonts w:ascii="Times New Roman" w:hAnsi="Times New Roman" w:cs="Times New Roman"/>
          <w:bCs/>
        </w:rPr>
        <w:t>All individuals were stored in 95% EtOH a</w:t>
      </w:r>
      <w:r w:rsidR="002B7BAF">
        <w:rPr>
          <w:rFonts w:ascii="Times New Roman" w:hAnsi="Times New Roman" w:cs="Times New Roman"/>
          <w:bCs/>
        </w:rPr>
        <w:t>t</w:t>
      </w:r>
      <w:r w:rsidR="00403088">
        <w:rPr>
          <w:rFonts w:ascii="Times New Roman" w:hAnsi="Times New Roman" w:cs="Times New Roman"/>
          <w:bCs/>
        </w:rPr>
        <w:t xml:space="preserve"> -20ºC before DNA extraction. </w:t>
      </w:r>
    </w:p>
    <w:p w14:paraId="0AE16082" w14:textId="77777777" w:rsidR="00403088" w:rsidRDefault="00403088" w:rsidP="003F3823">
      <w:pPr>
        <w:rPr>
          <w:rFonts w:ascii="Times New Roman" w:hAnsi="Times New Roman" w:cs="Times New Roman"/>
          <w:bCs/>
        </w:rPr>
      </w:pPr>
    </w:p>
    <w:p w14:paraId="2F52638C" w14:textId="784F246F" w:rsidR="00DD2339" w:rsidRDefault="0040503F" w:rsidP="003F3823">
      <w:pPr>
        <w:rPr>
          <w:rFonts w:ascii="Times New Roman" w:hAnsi="Times New Roman" w:cs="Times New Roman"/>
          <w:bCs/>
        </w:rPr>
      </w:pPr>
      <w:r>
        <w:rPr>
          <w:rFonts w:ascii="Times New Roman" w:hAnsi="Times New Roman" w:cs="Times New Roman"/>
          <w:bCs/>
        </w:rPr>
        <w:lastRenderedPageBreak/>
        <w:t>We identified all predators to morphospecies</w:t>
      </w:r>
      <w:r w:rsidR="00600687">
        <w:rPr>
          <w:rFonts w:ascii="Times New Roman" w:hAnsi="Times New Roman" w:cs="Times New Roman"/>
          <w:bCs/>
        </w:rPr>
        <w:t xml:space="preserve"> using a species list for Palm</w:t>
      </w:r>
      <w:r w:rsidR="00737792">
        <w:rPr>
          <w:rFonts w:ascii="Times New Roman" w:hAnsi="Times New Roman" w:cs="Times New Roman"/>
          <w:bCs/>
        </w:rPr>
        <w:t>yr</w:t>
      </w:r>
      <w:r w:rsidR="00600687">
        <w:rPr>
          <w:rFonts w:ascii="Times New Roman" w:hAnsi="Times New Roman" w:cs="Times New Roman"/>
          <w:bCs/>
        </w:rPr>
        <w:t xml:space="preserve">a Atoll </w:t>
      </w:r>
      <w:r w:rsidR="001804BF">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10.2984/1534-6188(2007)61","ISBN":"0030-8870","ISSN":"0030-8870","author":[{"dropping-particle":"","family":"Handler","given":"Alex","non-dropping-particle":"","parse-names":false,"suffix":""},{"dropping-particle":"","family":"Gruner","given":"Daniel","non-dropping-particle":"","parse-names":false,"suffix":""},{"dropping-particle":"","family":"Haines","given":"William","non-dropping-particle":"","parse-names":false,"suffix":""},{"dropping-particle":"","family":"Lange","given":"Matthew","non-dropping-particle":"","parse-names":false,"suffix":""},{"dropping-particle":"","family":"Kaneshiro","given":"Kenneth","non-dropping-particle":"","parse-names":false,"suffix":""}],"container-title":"Pacific Science","id":"ITEM-1","issue":"4","issued":{"date-parts":[["2007"]]},"page":"485-502","title":"Arthropod surveys on Palmyra Atoll, Line Islands, and insights into the decline of the native tree Pisonia grandis (Nyctaginaceae)","type":"article-journal","volume":"61"},"uris":["http://www.mendeley.com/documents/?uuid=100c5232-e580-459d-9e60-6d3ca14a6fec"]}],"mendeley":{"formattedCitation":"(Handler et al., 2007)","plainTextFormattedCitation":"(Handler et al., 2007)","previouslyFormattedCitation":"(Handler et al., 2007)"},"properties":{"noteIndex":0},"schema":"https://github.com/citation-style-language/schema/raw/master/csl-citation.json"}</w:instrText>
      </w:r>
      <w:r w:rsidR="001804BF">
        <w:rPr>
          <w:rFonts w:ascii="Times New Roman" w:hAnsi="Times New Roman" w:cs="Times New Roman"/>
          <w:bCs/>
        </w:rPr>
        <w:fldChar w:fldCharType="separate"/>
      </w:r>
      <w:r w:rsidR="00D86047" w:rsidRPr="00D86047">
        <w:rPr>
          <w:rFonts w:ascii="Times New Roman" w:hAnsi="Times New Roman" w:cs="Times New Roman"/>
          <w:bCs/>
          <w:noProof/>
        </w:rPr>
        <w:t>(Handler et al., 2007)</w:t>
      </w:r>
      <w:r w:rsidR="001804BF">
        <w:rPr>
          <w:rFonts w:ascii="Times New Roman" w:hAnsi="Times New Roman" w:cs="Times New Roman"/>
          <w:bCs/>
        </w:rPr>
        <w:fldChar w:fldCharType="end"/>
      </w:r>
      <w:r w:rsidR="00600687">
        <w:rPr>
          <w:rFonts w:ascii="Times New Roman" w:hAnsi="Times New Roman" w:cs="Times New Roman"/>
          <w:bCs/>
        </w:rPr>
        <w:t>,</w:t>
      </w:r>
      <w:r w:rsidR="00E85799">
        <w:rPr>
          <w:rFonts w:ascii="Times New Roman" w:hAnsi="Times New Roman" w:cs="Times New Roman"/>
          <w:bCs/>
        </w:rPr>
        <w:t xml:space="preserve"> </w:t>
      </w:r>
      <w:commentRangeStart w:id="2"/>
      <w:r w:rsidR="00E85799">
        <w:rPr>
          <w:rFonts w:ascii="Times New Roman" w:hAnsi="Times New Roman" w:cs="Times New Roman"/>
          <w:bCs/>
        </w:rPr>
        <w:t>see our data</w:t>
      </w:r>
      <w:r w:rsidR="00600687">
        <w:rPr>
          <w:rFonts w:ascii="Times New Roman" w:hAnsi="Times New Roman" w:cs="Times New Roman"/>
          <w:bCs/>
        </w:rPr>
        <w:t xml:space="preserve"> </w:t>
      </w:r>
      <w:commentRangeEnd w:id="2"/>
      <w:r w:rsidR="00E85799">
        <w:rPr>
          <w:rStyle w:val="CommentReference"/>
        </w:rPr>
        <w:commentReference w:id="2"/>
      </w:r>
      <w:commentRangeStart w:id="3"/>
      <w:r w:rsidR="00600687">
        <w:rPr>
          <w:rFonts w:ascii="Times New Roman" w:hAnsi="Times New Roman" w:cs="Times New Roman"/>
          <w:bCs/>
        </w:rPr>
        <w:t xml:space="preserve">McLaughlin et al. </w:t>
      </w:r>
      <w:ins w:id="4" w:author="Rodolfo Dirzo" w:date="2021-03-14T18:31:00Z">
        <w:r w:rsidR="00671372">
          <w:rPr>
            <w:rFonts w:ascii="Times New Roman" w:hAnsi="Times New Roman" w:cs="Times New Roman"/>
            <w:bCs/>
          </w:rPr>
          <w:t>(</w:t>
        </w:r>
      </w:ins>
      <w:r w:rsidR="00600687">
        <w:rPr>
          <w:rFonts w:ascii="Times New Roman" w:hAnsi="Times New Roman" w:cs="Times New Roman"/>
          <w:bCs/>
          <w:i/>
          <w:iCs/>
        </w:rPr>
        <w:t>unpublished data</w:t>
      </w:r>
      <w:r w:rsidR="00600687">
        <w:rPr>
          <w:rFonts w:ascii="Times New Roman" w:hAnsi="Times New Roman" w:cs="Times New Roman"/>
          <w:bCs/>
        </w:rPr>
        <w:t>)</w:t>
      </w:r>
      <w:r>
        <w:rPr>
          <w:rFonts w:ascii="Times New Roman" w:hAnsi="Times New Roman" w:cs="Times New Roman"/>
          <w:bCs/>
        </w:rPr>
        <w:t xml:space="preserve"> </w:t>
      </w:r>
      <w:commentRangeEnd w:id="3"/>
      <w:r w:rsidR="00F25A1C">
        <w:rPr>
          <w:rStyle w:val="CommentReference"/>
        </w:rPr>
        <w:commentReference w:id="3"/>
      </w:r>
      <w:r w:rsidR="00403088">
        <w:rPr>
          <w:rFonts w:ascii="Times New Roman" w:hAnsi="Times New Roman" w:cs="Times New Roman"/>
          <w:bCs/>
        </w:rPr>
        <w:t>and</w:t>
      </w:r>
      <w:r w:rsidR="00CA1461">
        <w:rPr>
          <w:rFonts w:ascii="Times New Roman" w:hAnsi="Times New Roman" w:cs="Times New Roman"/>
          <w:bCs/>
        </w:rPr>
        <w:t xml:space="preserve"> later validated</w:t>
      </w:r>
      <w:r w:rsidR="00403088">
        <w:rPr>
          <w:rFonts w:ascii="Times New Roman" w:hAnsi="Times New Roman" w:cs="Times New Roman"/>
          <w:bCs/>
        </w:rPr>
        <w:t xml:space="preserve"> unique species</w:t>
      </w:r>
      <w:r w:rsidR="00CA1461">
        <w:rPr>
          <w:rFonts w:ascii="Times New Roman" w:hAnsi="Times New Roman" w:cs="Times New Roman"/>
          <w:bCs/>
        </w:rPr>
        <w:t xml:space="preserve"> by DNA </w:t>
      </w:r>
      <w:r w:rsidR="00403088">
        <w:rPr>
          <w:rFonts w:ascii="Times New Roman" w:hAnsi="Times New Roman" w:cs="Times New Roman"/>
          <w:bCs/>
        </w:rPr>
        <w:t xml:space="preserve">metabarcoding sequence </w:t>
      </w:r>
      <w:r w:rsidR="00CA1461">
        <w:rPr>
          <w:rFonts w:ascii="Times New Roman" w:hAnsi="Times New Roman" w:cs="Times New Roman"/>
          <w:bCs/>
        </w:rPr>
        <w:t>data.</w:t>
      </w:r>
      <w:r>
        <w:rPr>
          <w:rFonts w:ascii="Times New Roman" w:hAnsi="Times New Roman" w:cs="Times New Roman"/>
          <w:bCs/>
        </w:rPr>
        <w:t xml:space="preserve"> </w:t>
      </w:r>
      <w:r w:rsidR="00403088">
        <w:rPr>
          <w:rFonts w:ascii="Times New Roman" w:hAnsi="Times New Roman" w:cs="Times New Roman"/>
          <w:bCs/>
        </w:rPr>
        <w:t>The</w:t>
      </w:r>
      <w:r>
        <w:rPr>
          <w:rFonts w:ascii="Times New Roman" w:hAnsi="Times New Roman" w:cs="Times New Roman"/>
          <w:bCs/>
        </w:rPr>
        <w:t xml:space="preserve"> predator</w:t>
      </w:r>
      <w:r w:rsidR="00D54F0A">
        <w:rPr>
          <w:rFonts w:ascii="Times New Roman" w:hAnsi="Times New Roman" w:cs="Times New Roman"/>
          <w:bCs/>
        </w:rPr>
        <w:t>s sampled</w:t>
      </w:r>
      <w:r>
        <w:rPr>
          <w:rFonts w:ascii="Times New Roman" w:hAnsi="Times New Roman" w:cs="Times New Roman"/>
          <w:bCs/>
        </w:rPr>
        <w:t xml:space="preserve"> represent the most common predator species found in each </w:t>
      </w:r>
      <w:r w:rsidR="00600687">
        <w:rPr>
          <w:rFonts w:ascii="Times New Roman" w:hAnsi="Times New Roman" w:cs="Times New Roman"/>
          <w:bCs/>
        </w:rPr>
        <w:t>habitat location</w:t>
      </w:r>
      <w:r w:rsidR="00186ECE">
        <w:rPr>
          <w:rFonts w:ascii="Times New Roman" w:hAnsi="Times New Roman" w:cs="Times New Roman"/>
          <w:bCs/>
        </w:rPr>
        <w:t xml:space="preserve"> </w:t>
      </w:r>
      <w:r w:rsidR="00403088">
        <w:rPr>
          <w:rFonts w:ascii="Times New Roman" w:hAnsi="Times New Roman" w:cs="Times New Roman"/>
          <w:bCs/>
        </w:rPr>
        <w:t>and span a body size range of 0.2 – 9</w:t>
      </w:r>
      <w:r w:rsidR="00C555DF">
        <w:rPr>
          <w:rFonts w:ascii="Times New Roman" w:hAnsi="Times New Roman" w:cs="Times New Roman"/>
          <w:bCs/>
        </w:rPr>
        <w:t>98</w:t>
      </w:r>
      <w:r w:rsidR="00403088">
        <w:rPr>
          <w:rFonts w:ascii="Times New Roman" w:hAnsi="Times New Roman" w:cs="Times New Roman"/>
          <w:bCs/>
        </w:rPr>
        <w:t xml:space="preserve"> mg (wet mass, </w:t>
      </w:r>
      <w:r w:rsidR="006C3D06">
        <w:rPr>
          <w:rFonts w:ascii="Times New Roman" w:hAnsi="Times New Roman" w:cs="Times New Roman"/>
          <w:bCs/>
        </w:rPr>
        <w:t xml:space="preserve">Figure </w:t>
      </w:r>
      <w:r w:rsidR="005A3F8C">
        <w:rPr>
          <w:rFonts w:ascii="Times New Roman" w:hAnsi="Times New Roman" w:cs="Times New Roman"/>
          <w:bCs/>
        </w:rPr>
        <w:t>X</w:t>
      </w:r>
      <w:r w:rsidR="006C3D06">
        <w:rPr>
          <w:rFonts w:ascii="Times New Roman" w:hAnsi="Times New Roman" w:cs="Times New Roman"/>
          <w:bCs/>
        </w:rPr>
        <w:t xml:space="preserve">, </w:t>
      </w:r>
      <w:r w:rsidR="00CF6E01">
        <w:rPr>
          <w:rFonts w:ascii="Times New Roman" w:hAnsi="Times New Roman" w:cs="Times New Roman"/>
          <w:bCs/>
        </w:rPr>
        <w:t xml:space="preserve">SI Table </w:t>
      </w:r>
      <w:r w:rsidR="001C1C59">
        <w:rPr>
          <w:rFonts w:ascii="Times New Roman" w:hAnsi="Times New Roman" w:cs="Times New Roman"/>
          <w:bCs/>
        </w:rPr>
        <w:t>1</w:t>
      </w:r>
      <w:r w:rsidR="00CF6E01">
        <w:rPr>
          <w:rFonts w:ascii="Times New Roman" w:hAnsi="Times New Roman" w:cs="Times New Roman"/>
          <w:bCs/>
        </w:rPr>
        <w:t>)</w:t>
      </w:r>
      <w:r w:rsidR="00E74E98">
        <w:rPr>
          <w:rFonts w:ascii="Times New Roman" w:hAnsi="Times New Roman" w:cs="Times New Roman"/>
          <w:bCs/>
        </w:rPr>
        <w:t>.</w:t>
      </w:r>
      <w:r w:rsidR="004E7FA1">
        <w:rPr>
          <w:rFonts w:ascii="Times New Roman" w:hAnsi="Times New Roman" w:cs="Times New Roman"/>
          <w:bCs/>
        </w:rPr>
        <w:t xml:space="preserve"> </w:t>
      </w:r>
      <w:r w:rsidR="00CA1461">
        <w:rPr>
          <w:rFonts w:ascii="Times New Roman" w:hAnsi="Times New Roman" w:cs="Times New Roman"/>
          <w:bCs/>
        </w:rPr>
        <w:t>These predators included five arachnid species (</w:t>
      </w:r>
      <w:proofErr w:type="spellStart"/>
      <w:r w:rsidR="00C555DF" w:rsidRPr="00C555DF">
        <w:rPr>
          <w:rFonts w:ascii="Times New Roman" w:hAnsi="Times New Roman" w:cs="Times New Roman"/>
          <w:bCs/>
          <w:i/>
          <w:iCs/>
        </w:rPr>
        <w:t>Opopaea</w:t>
      </w:r>
      <w:proofErr w:type="spellEnd"/>
      <w:r w:rsidR="00C555DF" w:rsidRPr="00C555DF">
        <w:rPr>
          <w:rFonts w:ascii="Times New Roman" w:hAnsi="Times New Roman" w:cs="Times New Roman"/>
          <w:bCs/>
          <w:i/>
          <w:iCs/>
        </w:rPr>
        <w:t xml:space="preserve"> sp</w:t>
      </w:r>
      <w:r w:rsidR="00C555DF" w:rsidRPr="00C555DF">
        <w:rPr>
          <w:rFonts w:ascii="Times New Roman" w:hAnsi="Times New Roman" w:cs="Times New Roman"/>
          <w:bCs/>
        </w:rPr>
        <w:t>.</w:t>
      </w:r>
      <w:r w:rsidR="00CA1461" w:rsidRPr="00CA1461">
        <w:rPr>
          <w:rFonts w:ascii="Times New Roman" w:hAnsi="Times New Roman" w:cs="Times New Roman"/>
          <w:bCs/>
        </w:rPr>
        <w:t xml:space="preserve">, </w:t>
      </w:r>
      <w:r w:rsidR="00CA1461">
        <w:rPr>
          <w:rFonts w:ascii="Times New Roman" w:hAnsi="Times New Roman" w:cs="Times New Roman"/>
          <w:bCs/>
          <w:i/>
          <w:iCs/>
        </w:rPr>
        <w:t xml:space="preserve">Neoscona </w:t>
      </w:r>
      <w:proofErr w:type="spellStart"/>
      <w:r w:rsidR="00CA1461">
        <w:rPr>
          <w:rFonts w:ascii="Times New Roman" w:hAnsi="Times New Roman" w:cs="Times New Roman"/>
          <w:bCs/>
          <w:i/>
          <w:iCs/>
        </w:rPr>
        <w:t>theisi</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Heteropoda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venatoria</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Smeringopus</w:t>
      </w:r>
      <w:proofErr w:type="spellEnd"/>
      <w:r w:rsidR="00CA1461">
        <w:rPr>
          <w:rFonts w:ascii="Times New Roman" w:hAnsi="Times New Roman" w:cs="Times New Roman"/>
          <w:bCs/>
          <w:i/>
          <w:iCs/>
        </w:rPr>
        <w:t xml:space="preserve"> pallidus</w:t>
      </w:r>
      <w:r w:rsidR="00CA1461">
        <w:rPr>
          <w:rFonts w:ascii="Times New Roman" w:hAnsi="Times New Roman" w:cs="Times New Roman"/>
          <w:bCs/>
        </w:rPr>
        <w:t xml:space="preserve">, and </w:t>
      </w:r>
      <w:proofErr w:type="spellStart"/>
      <w:r w:rsidR="00CA1461">
        <w:rPr>
          <w:rFonts w:ascii="Times New Roman" w:hAnsi="Times New Roman" w:cs="Times New Roman"/>
          <w:bCs/>
          <w:i/>
          <w:iCs/>
        </w:rPr>
        <w:t>Scytodes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longipes</w:t>
      </w:r>
      <w:proofErr w:type="spellEnd"/>
      <w:r w:rsidR="00CA1461">
        <w:rPr>
          <w:rFonts w:ascii="Times New Roman" w:hAnsi="Times New Roman" w:cs="Times New Roman"/>
          <w:bCs/>
        </w:rPr>
        <w:t>), one dragonfly (</w:t>
      </w:r>
      <w:proofErr w:type="spellStart"/>
      <w:r w:rsidR="00CA1461">
        <w:rPr>
          <w:rFonts w:ascii="Times New Roman" w:hAnsi="Times New Roman" w:cs="Times New Roman"/>
          <w:bCs/>
          <w:i/>
          <w:iCs/>
        </w:rPr>
        <w:t>Pantala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flavescens</w:t>
      </w:r>
      <w:proofErr w:type="spellEnd"/>
      <w:r w:rsidR="00CA1461">
        <w:rPr>
          <w:rFonts w:ascii="Times New Roman" w:hAnsi="Times New Roman" w:cs="Times New Roman"/>
          <w:bCs/>
        </w:rPr>
        <w:t>), one predatory katydid (</w:t>
      </w:r>
      <w:proofErr w:type="spellStart"/>
      <w:r w:rsidR="00CA1461">
        <w:rPr>
          <w:rFonts w:ascii="Times New Roman" w:hAnsi="Times New Roman" w:cs="Times New Roman"/>
          <w:bCs/>
          <w:i/>
          <w:iCs/>
        </w:rPr>
        <w:t>Phisis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holdhausi</w:t>
      </w:r>
      <w:proofErr w:type="spellEnd"/>
      <w:r w:rsidR="00CA1461">
        <w:rPr>
          <w:rFonts w:ascii="Times New Roman" w:hAnsi="Times New Roman" w:cs="Times New Roman"/>
          <w:bCs/>
        </w:rPr>
        <w:t>), one earwig (</w:t>
      </w:r>
      <w:proofErr w:type="spellStart"/>
      <w:r w:rsidR="00CA1461">
        <w:rPr>
          <w:rFonts w:ascii="Times New Roman" w:hAnsi="Times New Roman" w:cs="Times New Roman"/>
          <w:bCs/>
          <w:i/>
          <w:iCs/>
        </w:rPr>
        <w:t>Euborellia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annulipes</w:t>
      </w:r>
      <w:proofErr w:type="spellEnd"/>
      <w:r w:rsidR="00CA1461">
        <w:rPr>
          <w:rFonts w:ascii="Times New Roman" w:hAnsi="Times New Roman" w:cs="Times New Roman"/>
          <w:bCs/>
        </w:rPr>
        <w:t>), and one soil-dwelling centipede species (</w:t>
      </w:r>
      <w:proofErr w:type="spellStart"/>
      <w:r w:rsidR="00C555DF" w:rsidRPr="00C555DF">
        <w:rPr>
          <w:rFonts w:ascii="Times New Roman" w:hAnsi="Times New Roman" w:cs="Times New Roman"/>
          <w:bCs/>
          <w:i/>
          <w:iCs/>
        </w:rPr>
        <w:t>Mecistocephalus</w:t>
      </w:r>
      <w:proofErr w:type="spellEnd"/>
      <w:r w:rsidR="00C555DF" w:rsidRPr="00C555DF">
        <w:rPr>
          <w:rFonts w:ascii="Times New Roman" w:hAnsi="Times New Roman" w:cs="Times New Roman"/>
          <w:bCs/>
          <w:i/>
          <w:iCs/>
        </w:rPr>
        <w:t xml:space="preserve"> sp</w:t>
      </w:r>
      <w:r w:rsidR="00C555DF" w:rsidRPr="00C555DF">
        <w:rPr>
          <w:rFonts w:ascii="Times New Roman" w:hAnsi="Times New Roman" w:cs="Times New Roman"/>
          <w:bCs/>
        </w:rPr>
        <w:t>.</w:t>
      </w:r>
      <w:r w:rsidR="00CA1461">
        <w:rPr>
          <w:rFonts w:ascii="Times New Roman" w:hAnsi="Times New Roman" w:cs="Times New Roman"/>
          <w:bCs/>
        </w:rPr>
        <w:t xml:space="preserve">). These predators employ various </w:t>
      </w:r>
      <w:r w:rsidR="00403088">
        <w:rPr>
          <w:rFonts w:ascii="Times New Roman" w:hAnsi="Times New Roman" w:cs="Times New Roman"/>
          <w:bCs/>
        </w:rPr>
        <w:t>hunting tools,</w:t>
      </w:r>
      <w:r w:rsidR="00CA1461">
        <w:rPr>
          <w:rFonts w:ascii="Times New Roman" w:hAnsi="Times New Roman" w:cs="Times New Roman"/>
          <w:bCs/>
        </w:rPr>
        <w:t xml:space="preserve"> including </w:t>
      </w:r>
      <w:r w:rsidR="00403088">
        <w:rPr>
          <w:rFonts w:ascii="Times New Roman" w:hAnsi="Times New Roman" w:cs="Times New Roman"/>
          <w:bCs/>
        </w:rPr>
        <w:t>webs</w:t>
      </w:r>
      <w:r w:rsidR="00FB0F62">
        <w:rPr>
          <w:rFonts w:ascii="Times New Roman" w:hAnsi="Times New Roman" w:cs="Times New Roman"/>
          <w:bCs/>
        </w:rPr>
        <w:t xml:space="preserve"> and</w:t>
      </w:r>
      <w:r w:rsidR="00600687">
        <w:rPr>
          <w:rFonts w:ascii="Times New Roman" w:hAnsi="Times New Roman" w:cs="Times New Roman"/>
          <w:bCs/>
        </w:rPr>
        <w:t xml:space="preserve"> </w:t>
      </w:r>
      <w:r w:rsidR="00403088">
        <w:rPr>
          <w:rFonts w:ascii="Times New Roman" w:hAnsi="Times New Roman" w:cs="Times New Roman"/>
          <w:bCs/>
        </w:rPr>
        <w:t xml:space="preserve">venom and employ several different hunting strategies, including </w:t>
      </w:r>
      <w:r w:rsidR="00CA1461">
        <w:rPr>
          <w:rFonts w:ascii="Times New Roman" w:hAnsi="Times New Roman" w:cs="Times New Roman"/>
          <w:bCs/>
        </w:rPr>
        <w:t>active hunting</w:t>
      </w:r>
      <w:r w:rsidR="00600687">
        <w:rPr>
          <w:rFonts w:ascii="Times New Roman" w:hAnsi="Times New Roman" w:cs="Times New Roman"/>
          <w:bCs/>
        </w:rPr>
        <w:t xml:space="preserve"> and non-active hunting (</w:t>
      </w:r>
      <w:r w:rsidR="00F25A1C">
        <w:rPr>
          <w:rFonts w:ascii="Times New Roman" w:hAnsi="Times New Roman" w:cs="Times New Roman"/>
          <w:bCs/>
        </w:rPr>
        <w:t>e.g.,</w:t>
      </w:r>
      <w:r w:rsidR="00D54F0A">
        <w:rPr>
          <w:rFonts w:ascii="Times New Roman" w:hAnsi="Times New Roman" w:cs="Times New Roman"/>
          <w:bCs/>
        </w:rPr>
        <w:t xml:space="preserve"> </w:t>
      </w:r>
      <w:r w:rsidR="00600687">
        <w:rPr>
          <w:rFonts w:ascii="Times New Roman" w:hAnsi="Times New Roman" w:cs="Times New Roman"/>
          <w:bCs/>
        </w:rPr>
        <w:t>sit-and-wait</w:t>
      </w:r>
      <w:r w:rsidR="00D54F0A">
        <w:rPr>
          <w:rFonts w:ascii="Times New Roman" w:hAnsi="Times New Roman" w:cs="Times New Roman"/>
          <w:bCs/>
        </w:rPr>
        <w:t xml:space="preserve"> or ambush</w:t>
      </w:r>
      <w:r w:rsidR="002F52C7">
        <w:rPr>
          <w:rFonts w:ascii="Times New Roman" w:hAnsi="Times New Roman" w:cs="Times New Roman"/>
          <w:bCs/>
        </w:rPr>
        <w:t xml:space="preserve">, Supplementary Table </w:t>
      </w:r>
      <w:r w:rsidR="00EE6B0C">
        <w:rPr>
          <w:rFonts w:ascii="Times New Roman" w:hAnsi="Times New Roman" w:cs="Times New Roman"/>
          <w:bCs/>
        </w:rPr>
        <w:t>3</w:t>
      </w:r>
      <w:r w:rsidR="00600687">
        <w:rPr>
          <w:rFonts w:ascii="Times New Roman" w:hAnsi="Times New Roman" w:cs="Times New Roman"/>
          <w:bCs/>
        </w:rPr>
        <w:t>)</w:t>
      </w:r>
      <w:r w:rsidR="00CA1461">
        <w:rPr>
          <w:rFonts w:ascii="Times New Roman" w:hAnsi="Times New Roman" w:cs="Times New Roman"/>
          <w:bCs/>
        </w:rPr>
        <w:t xml:space="preserve">. </w:t>
      </w:r>
      <w:r w:rsidR="00403088">
        <w:rPr>
          <w:rFonts w:ascii="Times New Roman" w:hAnsi="Times New Roman" w:cs="Times New Roman"/>
          <w:bCs/>
        </w:rPr>
        <w:t xml:space="preserve"> </w:t>
      </w:r>
    </w:p>
    <w:p w14:paraId="60E14186" w14:textId="77777777" w:rsidR="0040503F" w:rsidRPr="0040503F" w:rsidRDefault="0040503F" w:rsidP="003F3823">
      <w:pPr>
        <w:rPr>
          <w:rFonts w:ascii="Times New Roman" w:hAnsi="Times New Roman" w:cs="Times New Roman"/>
          <w:bCs/>
          <w:i/>
          <w:iCs/>
        </w:rPr>
      </w:pPr>
    </w:p>
    <w:p w14:paraId="1A43F443" w14:textId="6275873F" w:rsidR="00DD2339" w:rsidRPr="0040503F" w:rsidRDefault="00DD2339" w:rsidP="003F3823">
      <w:pPr>
        <w:rPr>
          <w:rFonts w:ascii="Times New Roman" w:hAnsi="Times New Roman" w:cs="Times New Roman"/>
          <w:bCs/>
        </w:rPr>
      </w:pPr>
      <w:r w:rsidRPr="0040503F">
        <w:rPr>
          <w:rFonts w:ascii="Times New Roman" w:hAnsi="Times New Roman" w:cs="Times New Roman"/>
          <w:bCs/>
          <w:i/>
          <w:iCs/>
        </w:rPr>
        <w:t>DNA extraction</w:t>
      </w:r>
      <w:r w:rsidR="00B654B1">
        <w:rPr>
          <w:rFonts w:ascii="Times New Roman" w:hAnsi="Times New Roman" w:cs="Times New Roman"/>
          <w:bCs/>
          <w:i/>
          <w:iCs/>
        </w:rPr>
        <w:t xml:space="preserve">, PCR amplification, library preparation, </w:t>
      </w:r>
      <w:r w:rsidR="00D73CAB">
        <w:rPr>
          <w:rFonts w:ascii="Times New Roman" w:hAnsi="Times New Roman" w:cs="Times New Roman"/>
          <w:bCs/>
          <w:i/>
          <w:iCs/>
        </w:rPr>
        <w:t>sequencing, and denoising</w:t>
      </w:r>
    </w:p>
    <w:p w14:paraId="109465D5" w14:textId="34CE74EF" w:rsidR="00DD3D05" w:rsidRDefault="00D01E28" w:rsidP="003F3823">
      <w:pPr>
        <w:rPr>
          <w:rFonts w:ascii="Times New Roman" w:hAnsi="Times New Roman" w:cs="Times New Roman"/>
          <w:bCs/>
        </w:rPr>
      </w:pPr>
      <w:r>
        <w:rPr>
          <w:rFonts w:ascii="Times New Roman" w:hAnsi="Times New Roman" w:cs="Times New Roman"/>
          <w:bCs/>
        </w:rPr>
        <w:t>Our full DNA extraction, PCR amplification, library preparation, sequencing, and denoising methods can be found in the Supplementary Information</w:t>
      </w:r>
      <w:r w:rsidR="00F25A1C">
        <w:rPr>
          <w:rFonts w:ascii="Times New Roman" w:hAnsi="Times New Roman" w:cs="Times New Roman"/>
          <w:bCs/>
        </w:rPr>
        <w:t>. Here</w:t>
      </w:r>
      <w:r>
        <w:rPr>
          <w:rFonts w:ascii="Times New Roman" w:hAnsi="Times New Roman" w:cs="Times New Roman"/>
          <w:bCs/>
        </w:rPr>
        <w:t xml:space="preserve"> we provide an abridged version. </w:t>
      </w:r>
    </w:p>
    <w:p w14:paraId="4CC5B6D1" w14:textId="58035D3F" w:rsidR="00C47AA3" w:rsidRDefault="00C47AA3" w:rsidP="003F3823">
      <w:pPr>
        <w:rPr>
          <w:rFonts w:ascii="Times New Roman" w:hAnsi="Times New Roman" w:cs="Times New Roman"/>
          <w:bCs/>
        </w:rPr>
      </w:pPr>
    </w:p>
    <w:p w14:paraId="13915865" w14:textId="2D0EBB4F" w:rsidR="00795B74" w:rsidRDefault="00D00434" w:rsidP="00D00434">
      <w:pPr>
        <w:rPr>
          <w:rFonts w:ascii="Times New Roman" w:hAnsi="Times New Roman" w:cs="Times New Roman"/>
          <w:bCs/>
        </w:rPr>
      </w:pPr>
      <w:r>
        <w:rPr>
          <w:rFonts w:ascii="Times New Roman" w:hAnsi="Times New Roman" w:cs="Times New Roman"/>
          <w:bCs/>
        </w:rPr>
        <w:t xml:space="preserve">To determine the </w:t>
      </w:r>
      <w:r w:rsidR="002D7EE0">
        <w:rPr>
          <w:rFonts w:ascii="Times New Roman" w:hAnsi="Times New Roman" w:cs="Times New Roman"/>
          <w:bCs/>
        </w:rPr>
        <w:t>identity of</w:t>
      </w:r>
      <w:r w:rsidR="00F25A1C">
        <w:rPr>
          <w:rFonts w:ascii="Times New Roman" w:hAnsi="Times New Roman" w:cs="Times New Roman"/>
          <w:bCs/>
        </w:rPr>
        <w:t xml:space="preserve"> </w:t>
      </w:r>
      <w:r w:rsidR="00FA2DCC">
        <w:rPr>
          <w:rFonts w:ascii="Times New Roman" w:hAnsi="Times New Roman" w:cs="Times New Roman"/>
          <w:bCs/>
        </w:rPr>
        <w:t xml:space="preserve">prey </w:t>
      </w:r>
      <w:r w:rsidR="002D7EE0">
        <w:rPr>
          <w:rFonts w:ascii="Times New Roman" w:hAnsi="Times New Roman" w:cs="Times New Roman"/>
          <w:bCs/>
        </w:rPr>
        <w:t>DNA in predator diets</w:t>
      </w:r>
      <w:r>
        <w:rPr>
          <w:rFonts w:ascii="Times New Roman" w:hAnsi="Times New Roman" w:cs="Times New Roman"/>
          <w:bCs/>
        </w:rPr>
        <w:t xml:space="preserve">, we extracted and sequenced DNA from </w:t>
      </w:r>
      <w:r w:rsidR="00C8292B">
        <w:rPr>
          <w:rFonts w:ascii="Times New Roman" w:hAnsi="Times New Roman" w:cs="Times New Roman"/>
          <w:bCs/>
        </w:rPr>
        <w:t xml:space="preserve">samples consisting of one or several predator individuals </w:t>
      </w:r>
      <w:r w:rsidR="00015D5C">
        <w:rPr>
          <w:rFonts w:ascii="Times New Roman" w:hAnsi="Times New Roman" w:cs="Times New Roman"/>
          <w:bCs/>
        </w:rPr>
        <w:t xml:space="preserve">using high throughput sequencing methods. Multiple predator individuals were combined due to small body size (thus, inability to extract ample DNA) based on shared size (mean </w:t>
      </w:r>
      <w:r w:rsidR="009179E9">
        <w:rPr>
          <w:rFonts w:ascii="Times New Roman" w:hAnsi="Times New Roman" w:cs="Times New Roman"/>
          <w:bCs/>
        </w:rPr>
        <w:t>length</w:t>
      </w:r>
      <w:r w:rsidR="00015D5C">
        <w:rPr>
          <w:rFonts w:ascii="Times New Roman" w:hAnsi="Times New Roman" w:cs="Times New Roman"/>
          <w:bCs/>
        </w:rPr>
        <w:t xml:space="preserve"> difference ± 0.5 mm), species, and sampling period</w:t>
      </w:r>
      <w:r w:rsidR="00C8292B">
        <w:rPr>
          <w:rFonts w:ascii="Times New Roman" w:hAnsi="Times New Roman" w:cs="Times New Roman"/>
          <w:bCs/>
        </w:rPr>
        <w:t xml:space="preserve"> (70%, or 12</w:t>
      </w:r>
      <w:r w:rsidR="003B21BA">
        <w:rPr>
          <w:rFonts w:ascii="Times New Roman" w:hAnsi="Times New Roman" w:cs="Times New Roman"/>
          <w:bCs/>
        </w:rPr>
        <w:t>1</w:t>
      </w:r>
      <w:r w:rsidR="00C8292B">
        <w:rPr>
          <w:rFonts w:ascii="Times New Roman" w:hAnsi="Times New Roman" w:cs="Times New Roman"/>
          <w:bCs/>
        </w:rPr>
        <w:t>/1</w:t>
      </w:r>
      <w:r w:rsidR="003B21BA">
        <w:rPr>
          <w:rFonts w:ascii="Times New Roman" w:hAnsi="Times New Roman" w:cs="Times New Roman"/>
          <w:bCs/>
        </w:rPr>
        <w:t>73</w:t>
      </w:r>
      <w:r w:rsidR="00C8292B">
        <w:rPr>
          <w:rFonts w:ascii="Times New Roman" w:hAnsi="Times New Roman" w:cs="Times New Roman"/>
          <w:bCs/>
        </w:rPr>
        <w:t xml:space="preserve"> samples consisted of one predator individual, </w:t>
      </w:r>
      <w:r w:rsidR="00F25A1C">
        <w:rPr>
          <w:rFonts w:ascii="Times New Roman" w:hAnsi="Times New Roman" w:cs="Times New Roman"/>
          <w:bCs/>
        </w:rPr>
        <w:t xml:space="preserve">and </w:t>
      </w:r>
      <w:r w:rsidR="00C8292B">
        <w:rPr>
          <w:rFonts w:ascii="Times New Roman" w:hAnsi="Times New Roman" w:cs="Times New Roman"/>
          <w:bCs/>
        </w:rPr>
        <w:t>5</w:t>
      </w:r>
      <w:r w:rsidR="003B21BA">
        <w:rPr>
          <w:rFonts w:ascii="Times New Roman" w:hAnsi="Times New Roman" w:cs="Times New Roman"/>
          <w:bCs/>
        </w:rPr>
        <w:t>2</w:t>
      </w:r>
      <w:r w:rsidR="00C8292B">
        <w:rPr>
          <w:rFonts w:ascii="Times New Roman" w:hAnsi="Times New Roman" w:cs="Times New Roman"/>
          <w:bCs/>
        </w:rPr>
        <w:t>/1</w:t>
      </w:r>
      <w:r w:rsidR="003B21BA">
        <w:rPr>
          <w:rFonts w:ascii="Times New Roman" w:hAnsi="Times New Roman" w:cs="Times New Roman"/>
          <w:bCs/>
        </w:rPr>
        <w:t>73</w:t>
      </w:r>
      <w:r w:rsidR="00C8292B">
        <w:rPr>
          <w:rFonts w:ascii="Times New Roman" w:hAnsi="Times New Roman" w:cs="Times New Roman"/>
          <w:bCs/>
        </w:rPr>
        <w:t xml:space="preserve"> </w:t>
      </w:r>
      <w:r w:rsidR="00F25A1C">
        <w:rPr>
          <w:rFonts w:ascii="Times New Roman" w:hAnsi="Times New Roman" w:cs="Times New Roman"/>
          <w:bCs/>
        </w:rPr>
        <w:t xml:space="preserve">consisted </w:t>
      </w:r>
      <w:r w:rsidR="00C8292B">
        <w:rPr>
          <w:rFonts w:ascii="Times New Roman" w:hAnsi="Times New Roman" w:cs="Times New Roman"/>
          <w:bCs/>
        </w:rPr>
        <w:t>of two or more individuals</w:t>
      </w:r>
      <w:r w:rsidR="00B3064C">
        <w:rPr>
          <w:rFonts w:ascii="Times New Roman" w:hAnsi="Times New Roman" w:cs="Times New Roman"/>
          <w:bCs/>
        </w:rPr>
        <w:t>, Supplementary Methods</w:t>
      </w:r>
      <w:r w:rsidR="00EE6B0C">
        <w:rPr>
          <w:rFonts w:ascii="Times New Roman" w:hAnsi="Times New Roman" w:cs="Times New Roman"/>
          <w:bCs/>
        </w:rPr>
        <w:t xml:space="preserve"> and</w:t>
      </w:r>
      <w:r w:rsidR="00B3064C">
        <w:rPr>
          <w:rFonts w:ascii="Times New Roman" w:hAnsi="Times New Roman" w:cs="Times New Roman"/>
          <w:bCs/>
        </w:rPr>
        <w:t xml:space="preserve"> Figures </w:t>
      </w:r>
      <w:r w:rsidR="00EE6B0C">
        <w:rPr>
          <w:rFonts w:ascii="Times New Roman" w:hAnsi="Times New Roman" w:cs="Times New Roman"/>
          <w:bCs/>
        </w:rPr>
        <w:t>7 &amp; 8</w:t>
      </w:r>
      <w:r w:rsidR="00C8292B">
        <w:rPr>
          <w:rFonts w:ascii="Times New Roman" w:hAnsi="Times New Roman" w:cs="Times New Roman"/>
          <w:bCs/>
        </w:rPr>
        <w:t>)</w:t>
      </w:r>
      <w:r w:rsidR="00015D5C">
        <w:rPr>
          <w:rFonts w:ascii="Times New Roman" w:hAnsi="Times New Roman" w:cs="Times New Roman"/>
          <w:bCs/>
        </w:rPr>
        <w:t xml:space="preserve">. </w:t>
      </w:r>
      <w:r>
        <w:rPr>
          <w:rFonts w:ascii="Times New Roman" w:hAnsi="Times New Roman" w:cs="Times New Roman"/>
          <w:bCs/>
        </w:rPr>
        <w:t xml:space="preserve">We extracted DNA from </w:t>
      </w:r>
      <w:r w:rsidR="00C73BD7">
        <w:rPr>
          <w:rFonts w:ascii="Times New Roman" w:hAnsi="Times New Roman" w:cs="Times New Roman"/>
          <w:bCs/>
        </w:rPr>
        <w:t xml:space="preserve">predator </w:t>
      </w:r>
      <w:r>
        <w:rPr>
          <w:rFonts w:ascii="Times New Roman" w:hAnsi="Times New Roman" w:cs="Times New Roman"/>
          <w:bCs/>
        </w:rPr>
        <w:t xml:space="preserve">samples using a modified CTAB protocol and following methods outlined in </w:t>
      </w:r>
      <w:r w:rsidR="002F52C7">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10.1111/2041-210X.12647","ISSN":"2041-210X","author":[{"dropping-particle":"","family":"Krehenwinkel","given":"Henrik","non-dropping-particle":"","parse-names":false,"suffix":""},{"dropping-particle":"","family":"Kennedy","given":"Susan","non-dropping-particle":"","parse-names":false,"suffix":""},{"dropping-particle":"","family":"Pekár","given":"Stano","non-dropping-particle":"","parse-names":false,"suffix":""},{"dropping-particle":"","family":"Gillespie","given":"Rosemary G.","non-dropping-particle":"","parse-names":false,"suffix":""}],"container-title":"Methods in Ecology and Evolution","editor":[{"dropping-particle":"","family":"Johnston","given":"Susan","non-dropping-particle":"","parse-names":false,"suffix":""}],"id":"ITEM-1","issue":"1","issued":{"date-parts":[["2017","1","29"]]},"note":"NULL","page":"126-134","title":"A cost‐efficient and simple protocol to enrich prey DNA from extractions of predatory arthropods for large‐scale gut content analysis by Illumina sequencing","type":"article-journal","volume":"8"},"uris":["http://www.mendeley.com/documents/?uuid=fb2e8175-4a49-469a-9a3f-fd691bab5def"]}],"mendeley":{"formattedCitation":"(Krehenwinkel, Kennedy, Pekár, &amp; Gillespie, 2017)","plainTextFormattedCitation":"(Krehenwinkel, Kennedy, Pekár, &amp; Gillespie, 2017)","previouslyFormattedCitation":"(Krehenwinkel, Kennedy, Pekár, &amp; Gillespie, 2017)"},"properties":{"noteIndex":0},"schema":"https://github.com/citation-style-language/schema/raw/master/csl-citation.json"}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(Krehenwinkel, Kennedy, Pekár, &amp; Gillespie, 2017)</w:t>
      </w:r>
      <w:r w:rsidR="002F52C7">
        <w:rPr>
          <w:rFonts w:ascii="Times New Roman" w:hAnsi="Times New Roman" w:cs="Times New Roman"/>
          <w:bCs/>
        </w:rPr>
        <w:fldChar w:fldCharType="end"/>
      </w:r>
      <w:r>
        <w:rPr>
          <w:rFonts w:ascii="Times New Roman" w:hAnsi="Times New Roman" w:cs="Times New Roman"/>
          <w:bCs/>
        </w:rPr>
        <w:t>. We amplified the CO1 gene with general metazoan primers (</w:t>
      </w:r>
      <w:proofErr w:type="spellStart"/>
      <w:r>
        <w:rPr>
          <w:rFonts w:ascii="Times New Roman" w:hAnsi="Times New Roman" w:cs="Times New Roman"/>
          <w:bCs/>
        </w:rPr>
        <w:t>mlCOIintf</w:t>
      </w:r>
      <w:proofErr w:type="spellEnd"/>
      <w:r>
        <w:rPr>
          <w:rFonts w:ascii="Times New Roman" w:hAnsi="Times New Roman" w:cs="Times New Roman"/>
          <w:bCs/>
        </w:rPr>
        <w:t>/</w:t>
      </w:r>
      <w:proofErr w:type="spellStart"/>
      <w:r>
        <w:rPr>
          <w:rFonts w:ascii="Times New Roman" w:hAnsi="Times New Roman" w:cs="Times New Roman"/>
          <w:bCs/>
        </w:rPr>
        <w:t>Fol</w:t>
      </w:r>
      <w:proofErr w:type="spellEnd"/>
      <w:r>
        <w:rPr>
          <w:rFonts w:ascii="Times New Roman" w:hAnsi="Times New Roman" w:cs="Times New Roman"/>
          <w:bCs/>
        </w:rPr>
        <w:t>-</w:t>
      </w:r>
      <w:proofErr w:type="spellStart"/>
      <w:r>
        <w:rPr>
          <w:rFonts w:ascii="Times New Roman" w:hAnsi="Times New Roman" w:cs="Times New Roman"/>
          <w:bCs/>
        </w:rPr>
        <w:t>degen</w:t>
      </w:r>
      <w:proofErr w:type="spellEnd"/>
      <w:r>
        <w:rPr>
          <w:rFonts w:ascii="Times New Roman" w:hAnsi="Times New Roman" w:cs="Times New Roman"/>
          <w:bCs/>
        </w:rPr>
        <w:t xml:space="preserve">-rev; </w:t>
      </w:r>
      <w:r w:rsidR="002F52C7">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10.1111/2041-210X.12647","ISSN":"2041-210X","author":[{"dropping-particle":"","family":"Krehenwinkel","given":"Henrik","non-dropping-particle":"","parse-names":false,"suffix":""},{"dropping-particle":"","family":"Kennedy","given":"Susan","non-dropping-particle":"","parse-names":false,"suffix":""},{"dropping-particle":"","family":"Pekár","given":"Stano","non-dropping-particle":"","parse-names":false,"suffix":""},{"dropping-particle":"","family":"Gillespie","given":"Rosemary G.","non-dropping-particle":"","parse-names":false,"suffix":""}],"container-title":"Methods in Ecology and Evolution","editor":[{"dropping-particle":"","family":"Johnston","given":"Susan","non-dropping-particle":"","parse-names":false,"suffix":""}],"id":"ITEM-1","issue":"1","issued":{"date-parts":[["2017","1","29"]]},"note":"NULL","page":"126-134","title":"A cost‐efficient and simple protocol to enrich prey DNA from extractions of predatory arthropods for large‐scale gut content analysis by Illumina sequencing","type":"article-journal","volume":"8"},"uris":["http://www.mendeley.com/documents/?uuid=fb2e8175-4a49-469a-9a3f-fd691bab5def"]},{"id":"ITEM-2","itemData":{"DOI":"10.1186/1742-9994-10-34","ISBN":"1742-9994 (Print)\\r1742-9994 (Linking)","ISSN":"17429994","PMID":"23767809","abstract":"INTRODUCTION: The PCR-based analysis of homologous genes has become one of the most powerful approaches for species detection and identification, particularly with the recent availability of Next Generation Sequencing platforms (NGS) making it possible to identify species composition from a broad range of environmental samples. Identifying species from these samples relies on the ability to match sequences with reference barcodes for taxonomic identification. Unfortunately, most studies of environmental samples have targeted ribosomal markers, despite the fact that the mitochondrial Cytochrome c Oxidase subunit I gene (COI) is by far the most widely available sequence region in public reference libraries. This is largely because the available versatile (\"universal\") COI primers target the 658 barcoding region, whose size is considered too large for many NGS applications. Moreover, traditional barcoding primers are known to be poorly conserved across some taxonomic groups.\\n\\nRESULTS: We first design a new PCR primer within the highly variable mitochondrial COI region, the \"mlCOIintF\" primer. We then show that this newly designed forward primer combined with the \"jgHCO2198\" reverse primer to target a 313 bp fragment performs well across metazoan diversity, with higher success rates than versatile primer sets traditionally used for DNA barcoding (i.e. LCO1490/HCO2198). Finally, we demonstrate how the shorter COI fragment coupled with an efficient bioinformatics pipeline can be used to characterize species diversity from environmental samples by pyrosequencing. We examine the gut contents of three species of planktivorous and benthivorous coral reef fish (family: Apogonidae and Holocentridae). After the removal of dubious COI sequences, we obtained a total of 334 prey Operational Taxonomic Units (OTUs) belonging to 14 phyla from 16 fish guts. Of these, 52.5% matched a reference barcode (&gt;98% sequence similarity) and an additional 32% could be assigned to a higher taxonomic level using Bayesian assignment.\\n\\nCONCLUSIONS: The molecular analysis of gut contents targeting the 313 COI fragment using the newly designed mlCOIintF primer in combination with the jgHCO2198 primer offers enormous promise for metazoan metabarcoding studies. We believe that this primer set will be a valuable asset for a range of applications from large-scale biodiversity assessments to food web studies.","author":[{"dropping-particle":"","family":"Leray","given":"Matthieu","non-dropping-particle":"","parse-names":false,"suffix":""},{"dropping-particle":"","family":"Yang","given":"Joy Y.","non-dropping-particle":"","parse-names":false,"suffix":""},{"dropping-particle":"","family":"Meyer","given":"Christopher P.","non-dropping-particle":"","parse-names":false,"suffix":""},{"dropping-particle":"","family":"Mills","given":"Suzanne C.","non-dropping-particle":"","parse-names":false,"suffix":""},{"dropping-particle":"","family":"Agudelo","given":"Natalia","non-dropping-particle":"","parse-names":false,"suffix":""},{"dropping-particle":"","family":"Ranwez","given":"Vincent","non-dropping-particle":"","parse-names":false,"suffix":""},{"dropping-particle":"","family":"Boehm","given":"Joel T.","non-dropping-particle":"","parse-names":false,"suffix":""},{"dropping-particle":"","family":"Machida","given":"Ryuji J.","non-dropping-particle":"","parse-names":false,"suffix":""}],"container-title":"Frontiers in Zoology","id":"ITEM-2","issue":"1","issued":{"date-parts":[["2013"]]},"page":"1","publisher":"Frontiers in Zoology","title":"A new versatile primer set targeting a short fragment of the mitochondrial COI region for metabarcoding metazoan diversity: Application for characterizing coral reef fish gut contents","type":"article-journal","volume":"10"},"uris":["http://www.mendeley.com/documents/?uuid=97e7cb9d-ec90-4210-a6f8-fac3b0a3f39b"]},{"id":"ITEM-3","itemData":{"DOI":"10.1111/j.2041-210X.2012.00198.x","ISBN":"2041-210X","ISSN":"2041210X","PMID":"24625330","abstract":"1. Traditional biodiversity assessment is costly in time,money and taxonomic expertise.Moreover, data are frequently collected inways (e.g. visual bird lists) that are unsuitable for auditing by neutral parties, which is necessary for dispute resolution. 2. We present protocols for the extraction of ecological, taxonomic and phylogenetic information frombulk samples of arthropods. The protocols combine mass trapping of arthropods, mass-PCR amplification of theCOI barcode gene, pyrosequencing and bioinformatic analysis, which together we call ‘metabarcoding’. 3. We construct seven communities of arthropods (mostly insects) and show that it is possible to recover a substantial proportion of the original taxonomic information. We further demonstrate, for the first time, that metabarcoding allows for the precise estimation of pairwise community dis- similarity (beta diversity) and within-community phylogenetic diversity (alpha diversity), despite the inevitable loss of taxonomic information inherent tometabarcoding. 4. Alpha and beta diversity metrics are the raw materials of ecology and the environmental sci- ences, facilitating assessment of the state of the environment with a broad and efficient measure of biodiversity","author":[{"dropping-particle":"","family":"Yu","given":"Douglas W.","non-dropping-particle":"","parse-names":false,"suffix":""},{"dropping-particle":"","family":"Ji","given":"Yinqiu","non-dropping-particle":"","parse-names":false,"suffix":""},{"dropping-particle":"","family":"Emerson","given":"Brent C.","non-dropping-particle":"","parse-names":false,"suffix":""},{"dropping-particle":"","family":"Wang","given":"Xiaoyang","non-dropping-particle":"","parse-names":false,"suffix":""},{"dropping-particle":"","family":"Ye","given":"Chengxi","non-dropping-particle":"","parse-names":false,"suffix":""},{"dropping-particle":"","family":"Yang","given":"Chunyan","non-dropping-particle":"","parse-names":false,"suffix":""},{"dropping-particle":"","family":"Ding","given":"Zhaoli","non-dropping-particle":"","parse-names":false,"suffix":""}],"container-title":"Methods in Ecology and Evolution","id":"ITEM-3","issue":"4","issued":{"date-parts":[["2012"]]},"page":"613-623","title":"Biodiversity soup: Metabarcoding of arthropods for rapid biodiversity assessment and biomonitoring","type":"article-journal","volume":"3"},"uris":["http://www.mendeley.com/documents/?uuid=bfe08dd7-141d-4ee4-98a8-e184e9fb9dae"]}],"mendeley":{"formattedCitation":"(Krehenwinkel et al., 2017; Leray et al., 2013; Yu et al., 2012)","plainTextFormattedCitation":"(Krehenwinkel et al., 2017; Leray et al., 2013; Yu et al., 2012)","previouslyFormattedCitation":"(Krehenwinkel et al., 2017; Leray et al., 2013; Yu et al., 2012)"},"properties":{"noteIndex":0},"schema":"https://github.com/citation-style-language/schema/raw/master/csl-citation.json"}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(Krehenwinkel et al., 2017; Leray et al., 2013; Yu et al., 2012)</w:t>
      </w:r>
      <w:r w:rsidR="002F52C7">
        <w:rPr>
          <w:rFonts w:ascii="Times New Roman" w:hAnsi="Times New Roman" w:cs="Times New Roman"/>
          <w:bCs/>
        </w:rPr>
        <w:fldChar w:fldCharType="end"/>
      </w:r>
      <w:r w:rsidR="00DB5EF2">
        <w:rPr>
          <w:rFonts w:ascii="Times New Roman" w:hAnsi="Times New Roman" w:cs="Times New Roman"/>
          <w:bCs/>
        </w:rPr>
        <w:t>)</w:t>
      </w:r>
      <w:r>
        <w:rPr>
          <w:rFonts w:ascii="Times New Roman" w:hAnsi="Times New Roman" w:cs="Times New Roman"/>
          <w:bCs/>
        </w:rPr>
        <w:t xml:space="preserve"> </w:t>
      </w:r>
      <w:r w:rsidR="00CA4770">
        <w:rPr>
          <w:rFonts w:ascii="Times New Roman" w:hAnsi="Times New Roman" w:cs="Times New Roman"/>
          <w:bCs/>
        </w:rPr>
        <w:t xml:space="preserve">and sequenced </w:t>
      </w:r>
      <w:r w:rsidR="00CA4770">
        <w:rPr>
          <w:rFonts w:ascii="Times New Roman" w:eastAsia="Times New Roman" w:hAnsi="Times New Roman" w:cs="Times New Roman"/>
          <w:color w:val="000000" w:themeColor="text1"/>
        </w:rPr>
        <w:t>s</w:t>
      </w:r>
      <w:r w:rsidR="00CA4770" w:rsidRPr="00073BFF">
        <w:rPr>
          <w:rFonts w:ascii="Times New Roman" w:eastAsia="Times New Roman" w:hAnsi="Times New Roman" w:cs="Times New Roman"/>
          <w:color w:val="000000" w:themeColor="text1"/>
        </w:rPr>
        <w:t xml:space="preserve">amples on the Illumina </w:t>
      </w:r>
      <w:proofErr w:type="spellStart"/>
      <w:r w:rsidR="00CA4770" w:rsidRPr="00073BFF">
        <w:rPr>
          <w:rFonts w:ascii="Times New Roman" w:eastAsia="Times New Roman" w:hAnsi="Times New Roman" w:cs="Times New Roman"/>
          <w:color w:val="000000" w:themeColor="text1"/>
        </w:rPr>
        <w:t>MiSeq</w:t>
      </w:r>
      <w:proofErr w:type="spellEnd"/>
      <w:r w:rsidR="00CA4770" w:rsidRPr="00073BFF">
        <w:rPr>
          <w:rFonts w:ascii="Times New Roman" w:eastAsia="Times New Roman" w:hAnsi="Times New Roman" w:cs="Times New Roman"/>
          <w:color w:val="000000" w:themeColor="text1"/>
        </w:rPr>
        <w:t xml:space="preserve"> platform with 250 paired-end </w:t>
      </w:r>
      <w:r w:rsidR="00CA4770">
        <w:rPr>
          <w:rFonts w:ascii="Times New Roman" w:eastAsia="Times New Roman" w:hAnsi="Times New Roman" w:cs="Times New Roman"/>
          <w:color w:val="000000" w:themeColor="text1"/>
        </w:rPr>
        <w:t>reads.</w:t>
      </w:r>
      <w:r w:rsidR="00CA4770" w:rsidDel="00CA4770">
        <w:rPr>
          <w:rFonts w:ascii="Times New Roman" w:hAnsi="Times New Roman" w:cs="Times New Roman"/>
          <w:bCs/>
        </w:rPr>
        <w:t xml:space="preserve"> </w:t>
      </w:r>
      <w:r w:rsidR="00DD2339" w:rsidRPr="0040503F">
        <w:rPr>
          <w:rFonts w:ascii="Times New Roman" w:hAnsi="Times New Roman" w:cs="Times New Roman"/>
          <w:bCs/>
        </w:rPr>
        <w:t>We merged, filtered</w:t>
      </w:r>
      <w:r w:rsidR="00DD3D05">
        <w:rPr>
          <w:rFonts w:ascii="Times New Roman" w:hAnsi="Times New Roman" w:cs="Times New Roman"/>
          <w:bCs/>
        </w:rPr>
        <w:t xml:space="preserve">, </w:t>
      </w:r>
      <w:r w:rsidR="00DD2339" w:rsidRPr="0040503F">
        <w:rPr>
          <w:rFonts w:ascii="Times New Roman" w:hAnsi="Times New Roman" w:cs="Times New Roman"/>
          <w:bCs/>
        </w:rPr>
        <w:t xml:space="preserve">and denoised our sequences </w:t>
      </w:r>
      <w:r w:rsidR="00CE2808">
        <w:rPr>
          <w:rFonts w:ascii="Times New Roman" w:hAnsi="Times New Roman" w:cs="Times New Roman"/>
          <w:bCs/>
        </w:rPr>
        <w:t>to</w:t>
      </w:r>
      <w:r w:rsidR="00CE2808" w:rsidRPr="0040503F">
        <w:rPr>
          <w:rFonts w:ascii="Times New Roman" w:hAnsi="Times New Roman" w:cs="Times New Roman"/>
          <w:bCs/>
        </w:rPr>
        <w:t xml:space="preserve"> </w:t>
      </w:r>
      <w:r w:rsidR="00DD2339" w:rsidRPr="0040503F">
        <w:rPr>
          <w:rFonts w:ascii="Times New Roman" w:hAnsi="Times New Roman" w:cs="Times New Roman"/>
          <w:bCs/>
        </w:rPr>
        <w:t xml:space="preserve">amplicon sequence variants (ASVs) using the </w:t>
      </w:r>
      <w:r w:rsidR="0040503F">
        <w:rPr>
          <w:rFonts w:ascii="Times New Roman" w:hAnsi="Times New Roman" w:cs="Times New Roman"/>
          <w:bCs/>
        </w:rPr>
        <w:t>DADA2</w:t>
      </w:r>
      <w:r w:rsidR="00DD2339" w:rsidRPr="0040503F">
        <w:rPr>
          <w:rFonts w:ascii="Times New Roman" w:hAnsi="Times New Roman" w:cs="Times New Roman"/>
          <w:bCs/>
        </w:rPr>
        <w:t xml:space="preserve"> </w:t>
      </w:r>
      <w:r w:rsidR="00CE2808">
        <w:rPr>
          <w:rFonts w:ascii="Times New Roman" w:hAnsi="Times New Roman" w:cs="Times New Roman"/>
          <w:bCs/>
        </w:rPr>
        <w:t xml:space="preserve">package </w:t>
      </w:r>
      <w:r w:rsidR="00FF0150">
        <w:rPr>
          <w:rFonts w:ascii="Times New Roman" w:hAnsi="Times New Roman" w:cs="Times New Roman"/>
          <w:bCs/>
        </w:rPr>
        <w:t>in R</w:t>
      </w:r>
      <w:r w:rsidR="00DD2339" w:rsidRPr="0040503F">
        <w:rPr>
          <w:rFonts w:ascii="Times New Roman" w:hAnsi="Times New Roman" w:cs="Times New Roman"/>
          <w:bCs/>
        </w:rPr>
        <w:t xml:space="preserve"> (</w:t>
      </w:r>
      <w:r w:rsidR="00FF0150" w:rsidRPr="0040503F">
        <w:rPr>
          <w:rFonts w:ascii="Times New Roman" w:hAnsi="Times New Roman" w:cs="Times New Roman"/>
          <w:bCs/>
        </w:rPr>
        <w:t xml:space="preserve">v1.1.14.0; </w:t>
      </w:r>
      <w:r w:rsidR="00FF0150" w:rsidRPr="0040503F">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{"citationItems":[{"id":"ITEM-1","itemData":{"DOI":"10.1038/nmeth.3869","ISSN":"15487105","abstract":"We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variants.","author":[{"dropping-particle":"","family":"Callahan","given":"Benjamin J.","non-dropping-particle":"","parse-names":false,"suffix":""},{"dropping-particle":"","family":"McMurdie","given":"Paul J.","non-dropping-particle":"","parse-names":false,"suffix":""},{"dropping-particle":"","family":"Rosen","given":"Michael J.","non-dropping-particle":"","parse-names":false,"suffix":""},{"dropping-particle":"","family":"Han","given":"Andrew W.","non-dropping-particle":"","parse-names":false,"suffix":""},{"dropping-particle":"","family":"Johnson","given":"Amy Jo A.","non-dropping-particle":"","parse-names":false,"suffix":""},{"dropping-particle":"","family":"Holmes","given":"Susan P.","non-dropping-particle":"","parse-names":false,"suffix":""}],"container-title":"Nature Methods","id":"ITEM-1","issue":"7","issued":{"date-parts":[["2016"]]},"page":"581-583","title":"DADA2: High-resolution sample inference from Illumina amplicon data","type":"article-journal","volume":"13"},"uris":["http://www.mendeley.com/documents/?uuid=20cd3b52-ef7e-4a12-a1f6-ba2f9022543b"]}],"mendeley":{"formattedCitation":"(Callahan et al., 2016)","plainTextFormattedCitation":"(Callahan et al., 2016)","previouslyFormattedCitation":"(Callahan et al., 2016)"},"properties":{"noteIndex":0},"schema":"https://github.com/citation-style-language/schema/raw/master/csl-citation.json"}</w:instrText>
      </w:r>
      <w:r w:rsidR="00FF0150" w:rsidRPr="0040503F">
        <w:rPr>
          <w:rFonts w:ascii="Times New Roman" w:hAnsi="Times New Roman" w:cs="Times New Roman"/>
          <w:bCs/>
        </w:rPr>
        <w:fldChar w:fldCharType="separate"/>
      </w:r>
      <w:r w:rsidR="00D86047" w:rsidRPr="00D86047">
        <w:rPr>
          <w:rFonts w:ascii="Times New Roman" w:hAnsi="Times New Roman" w:cs="Times New Roman"/>
          <w:bCs/>
          <w:noProof/>
        </w:rPr>
        <w:t>(Callahan et al., 2016)</w:t>
      </w:r>
      <w:r w:rsidR="00FF0150" w:rsidRPr="0040503F">
        <w:rPr>
          <w:rFonts w:ascii="Times New Roman" w:hAnsi="Times New Roman" w:cs="Times New Roman"/>
          <w:bCs/>
        </w:rPr>
        <w:fldChar w:fldCharType="end"/>
      </w:r>
      <w:r w:rsidR="001804BF">
        <w:rPr>
          <w:rFonts w:ascii="Times New Roman" w:hAnsi="Times New Roman" w:cs="Times New Roman"/>
          <w:bCs/>
        </w:rPr>
        <w:t>, SI Figures 3 &amp; 4)</w:t>
      </w:r>
      <w:r w:rsidR="00C87714">
        <w:rPr>
          <w:rFonts w:ascii="Times New Roman" w:hAnsi="Times New Roman" w:cs="Times New Roman"/>
          <w:bCs/>
        </w:rPr>
        <w:t xml:space="preserve">. </w:t>
      </w:r>
      <w:r>
        <w:rPr>
          <w:rFonts w:ascii="Times New Roman" w:hAnsi="Times New Roman" w:cs="Times New Roman"/>
          <w:bCs/>
        </w:rPr>
        <w:t>We removed samples from analysis with incomplete sequencing depth using interpolation and extrapolation methods</w:t>
      </w:r>
      <w:r w:rsidR="002F52C7">
        <w:rPr>
          <w:rFonts w:ascii="Times New Roman" w:hAnsi="Times New Roman" w:cs="Times New Roman"/>
          <w:bCs/>
        </w:rPr>
        <w:t xml:space="preserve"> </w:t>
      </w:r>
      <w:r w:rsidR="002F52C7">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{"citationItems":[{"id":"ITEM-1","itemData":{"DOI":"10.1093/sysbio/syw073","ISSN":"1076836X","abstract":"Measures of phylogenetic diversity are basic tools in many studies of systematic biology. Faith's PD (sum of branch lengths of a phylogenetic tree connecting all focal species) is the most widely used phylogenetic measure. Like species richness, Faith's PD based on sampling data is highly dependent on sample size and sample completeness. The sample-size-and sample-coverage-based integration of rarefaction and extrapolation of Faith's PD was recently developed to make fair comparison across multiple assemblages. However, species abundances are not considered in Faith's PD. Based on the framework of Hill numbers, Faith's PDwas generalized to a class of phylogenetic diversity measures that incorporates species abundances. In this article, we develop both theoretical formulae and analytic estimators for seamless rarefaction and extrapolation for this class of abundance-sensitive phylogenetic measures, which includes simple transformations of phylogenetic entropy and of quadratic entropy. Thiswork generalizes theprevious rarefaction/extrapolation model of Faith's PD to incorporate species abundance, and also extends the previous rarefaction/extrapolation model of Hill numbers to include phylogenetic differences among species. Thus a unified approach to assessing and comparing species/taxonomic diversity and phylogenetic diversity can be established. A bootstrap method is suggested for constructing confidence intervals around the phylogenetic diversity, facilitating the comparison of multiple assemblages. Our formulation and estimators can be extended to incidence data collected from multiple sampling units. We also illustrate the formulae and estimators using bacterial sequence data from the human distal esophagus and phyllostomid bat data from three habitats.","author":[{"dropping-particle":"","family":"Hsieh","given":"T. C.","non-dropping-particle":"","parse-names":false,"suffix":""},{"dropping-particle":"","family":"Chao","given":"Anne","non-dropping-particle":"","parse-names":false,"suffix":""}],"container-title":"Systematic Biology","id":"ITEM-1","issue":"1","issued":{"date-parts":[["2017"]]},"page":"100-111","title":"Rarefaction and extrapolation: Making fair comparison of abundance-sensitive phylogenetic diversity among multiple assemblages","type":"article-journal","volume":"66"},"uris":["http://www.mendeley.com/documents/?uuid=24241576-6b44-4744-945e-81c16dd6e633"]}],"mendeley":{"formattedCitation":"(Hsieh &amp; Chao, 2017)","plainTextFormattedCitation":"(Hsieh &amp; Chao, 2017)","previouslyFormattedCitation":"(Hsieh &amp; Chao, 2017)"},"properties":{"noteIndex":0},"schema":"https://github.com/citation-style-language/schema/raw/master/csl-citation.json"}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(Hsieh &amp; Chao, 2017)</w:t>
      </w:r>
      <w:r w:rsidR="002F52C7">
        <w:rPr>
          <w:rFonts w:ascii="Times New Roman" w:hAnsi="Times New Roman" w:cs="Times New Roman"/>
          <w:bCs/>
        </w:rPr>
        <w:fldChar w:fldCharType="end"/>
      </w:r>
      <w:r>
        <w:rPr>
          <w:rFonts w:ascii="Times New Roman" w:hAnsi="Times New Roman" w:cs="Times New Roman"/>
          <w:bCs/>
        </w:rPr>
        <w:t xml:space="preserve"> and then rarefied all sequencing depths to the lowest sequencing depth of remaining samples (15, 954 reads). We performed these steps in R (version</w:t>
      </w:r>
      <w:r w:rsidR="002F52C7">
        <w:rPr>
          <w:rFonts w:ascii="Times New Roman" w:hAnsi="Times New Roman" w:cs="Times New Roman"/>
          <w:bCs/>
        </w:rPr>
        <w:t xml:space="preserve"> 4.0.2</w:t>
      </w:r>
      <w:r>
        <w:rPr>
          <w:rFonts w:ascii="Times New Roman" w:hAnsi="Times New Roman" w:cs="Times New Roman"/>
          <w:bCs/>
        </w:rPr>
        <w:t xml:space="preserve">) with the </w:t>
      </w:r>
      <w:proofErr w:type="spellStart"/>
      <w:r>
        <w:rPr>
          <w:rFonts w:ascii="Times New Roman" w:hAnsi="Times New Roman" w:cs="Times New Roman"/>
          <w:bCs/>
        </w:rPr>
        <w:t>iNEXT</w:t>
      </w:r>
      <w:proofErr w:type="spellEnd"/>
      <w:r w:rsidR="002D7EE0">
        <w:rPr>
          <w:rFonts w:ascii="Times New Roman" w:hAnsi="Times New Roman" w:cs="Times New Roman"/>
          <w:bCs/>
        </w:rPr>
        <w:t xml:space="preserve"> </w:t>
      </w:r>
      <w:r>
        <w:rPr>
          <w:rFonts w:ascii="Times New Roman" w:hAnsi="Times New Roman" w:cs="Times New Roman"/>
          <w:bCs/>
        </w:rPr>
        <w:t xml:space="preserve">(version 2.0.20, </w:t>
      </w:r>
      <w:r w:rsidR="002F52C7">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{"citationItems":[{"id":"ITEM-1","itemData":{"DOI":"10.1111/2041-210X.12613","ISSN":"2041210X","abstract":"Hill numbers (or the effective number of species) have been increasingly used to quantify the species/taxonomic diversity of an assemblage. The sample-size- and coverage-based integrations of rarefaction (interpolation) and extrapolation (prediction) of Hill numbers represent a unified standardization method for quantifying and comparing species diversity across multiple assemblages. We briefly review the conceptual background of Hill numbers along with two approaches to standardization. We present an R package iNEXT (iNterpolation/EXTrapolation) which provides simple functions to compute and plot the seamless rarefaction and extrapolation sampling curves for the three most widely used members of the Hill number family (species richness, Shannon diversity and Simpson diversity). Two types of biodiversity data are allowed: individual-based abundance data and sampling-unit-based incidence data. Several applications of the iNEXT packages are reviewed: (i) Non-asymptotic analysis: comparison of diversity estimates for equally large or equally complete samples. (ii) Asymptotic analysis: comparison of estimated asymptotic or true diversities. (iii) Assessment of sample completeness (sample coverage) across multiple samples. (iv) Comparison of estimated point diversities for a specified sample size or a specified level of sample coverage. Two examples are demonstrated, using the data (one for abundance data and the other for incidence data) included in the package, to illustrate all R functions and graphical displays.","author":[{"dropping-particle":"","family":"Hsieh","given":"T. C.","non-dropping-particle":"","parse-names":false,"suffix":""},{"dropping-particle":"","family":"Ma","given":"K. H.","non-dropping-particle":"","parse-names":false,"suffix":""},{"dropping-particle":"","family":"Chao","given":"Anne","non-dropping-particle":"","parse-names":false,"suffix":""}],"container-title":"Methods in Ecology and Evolution","id":"ITEM-1","issue":"12","issued":{"date-parts":[["2016"]]},"page":"1451-1456","title":"iNEXT: an R package for rarefaction and extrapolation of species diversity (Hill numbers)","type":"article-journal","volume":"7"},"uris":["http://www.mendeley.com/documents/?uuid=888e8a77-8468-4a44-9672-5afb8f2edfeb"]}],"mendeley":{"formattedCitation":"(Hsieh, Ma, &amp; Chao, 2016)","plainTextFormattedCitation":"(Hsieh, Ma, &amp; Chao, 2016)","previouslyFormattedCitation":"(Hsieh, Ma, &amp; Chao, 2016)"},"properties":{"noteIndex":0},"schema":"https://github.com/citation-style-language/schema/raw/master/csl-citation.json"}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(Hsieh, Ma, &amp; Chao, 2016)</w:t>
      </w:r>
      <w:r w:rsidR="002F52C7">
        <w:rPr>
          <w:rFonts w:ascii="Times New Roman" w:hAnsi="Times New Roman" w:cs="Times New Roman"/>
          <w:bCs/>
        </w:rPr>
        <w:fldChar w:fldCharType="end"/>
      </w:r>
      <w:r w:rsidR="00DB5EF2">
        <w:rPr>
          <w:rFonts w:ascii="Times New Roman" w:hAnsi="Times New Roman" w:cs="Times New Roman"/>
          <w:bCs/>
        </w:rPr>
        <w:t>)</w:t>
      </w:r>
      <w:r>
        <w:rPr>
          <w:rFonts w:ascii="Times New Roman" w:hAnsi="Times New Roman" w:cs="Times New Roman"/>
          <w:bCs/>
        </w:rPr>
        <w:t xml:space="preserve"> and vegan (version 2.5.6) packages. </w:t>
      </w:r>
    </w:p>
    <w:p w14:paraId="36C6BE08" w14:textId="01750543" w:rsidR="002350AD" w:rsidRDefault="002350AD" w:rsidP="003F3823">
      <w:pPr>
        <w:rPr>
          <w:rFonts w:ascii="Times New Roman" w:hAnsi="Times New Roman" w:cs="Times New Roman"/>
        </w:rPr>
      </w:pPr>
    </w:p>
    <w:p w14:paraId="1795D386" w14:textId="44DD06AF" w:rsidR="002350AD" w:rsidRPr="002350AD" w:rsidRDefault="002350AD" w:rsidP="003F3823">
      <w:pPr>
        <w:rPr>
          <w:rFonts w:ascii="Times New Roman" w:hAnsi="Times New Roman" w:cs="Times New Roman"/>
          <w:bCs/>
          <w:i/>
          <w:iCs/>
        </w:rPr>
      </w:pPr>
      <w:r>
        <w:rPr>
          <w:rFonts w:ascii="Times New Roman" w:hAnsi="Times New Roman" w:cs="Times New Roman"/>
          <w:bCs/>
          <w:i/>
          <w:iCs/>
        </w:rPr>
        <w:t xml:space="preserve">ASV taxonomic assignment </w:t>
      </w:r>
    </w:p>
    <w:p w14:paraId="7BCA8C42" w14:textId="54395384" w:rsidR="0059261E" w:rsidRPr="00C66B85" w:rsidRDefault="002D7EE0" w:rsidP="003F3823">
      <w:pPr>
        <w:rPr>
          <w:rFonts w:ascii="Times New Roman" w:hAnsi="Times New Roman" w:cs="Times New Roman"/>
          <w:bCs/>
        </w:rPr>
      </w:pPr>
      <w:r>
        <w:rPr>
          <w:rFonts w:ascii="Times New Roman" w:hAnsi="Times New Roman" w:cs="Times New Roman"/>
          <w:bCs/>
        </w:rPr>
        <w:t>To determine the identity of the sequenced DNA, we compared sequenc</w:t>
      </w:r>
      <w:r w:rsidR="00364F2D">
        <w:rPr>
          <w:rFonts w:ascii="Times New Roman" w:hAnsi="Times New Roman" w:cs="Times New Roman"/>
          <w:bCs/>
        </w:rPr>
        <w:t>ing data</w:t>
      </w:r>
      <w:r>
        <w:rPr>
          <w:rFonts w:ascii="Times New Roman" w:hAnsi="Times New Roman" w:cs="Times New Roman"/>
          <w:bCs/>
        </w:rPr>
        <w:t xml:space="preserve"> </w:t>
      </w:r>
      <w:r w:rsidR="00364F2D">
        <w:rPr>
          <w:rFonts w:ascii="Times New Roman" w:hAnsi="Times New Roman" w:cs="Times New Roman"/>
          <w:bCs/>
        </w:rPr>
        <w:t xml:space="preserve">to </w:t>
      </w:r>
      <w:r>
        <w:rPr>
          <w:rFonts w:ascii="Times New Roman" w:hAnsi="Times New Roman" w:cs="Times New Roman"/>
          <w:bCs/>
        </w:rPr>
        <w:t>the GenBank and BOLD taxonomic</w:t>
      </w:r>
      <w:r w:rsidR="00E85799">
        <w:rPr>
          <w:rFonts w:ascii="Times New Roman" w:hAnsi="Times New Roman" w:cs="Times New Roman"/>
          <w:bCs/>
        </w:rPr>
        <w:t xml:space="preserve"> databases</w:t>
      </w:r>
      <w:r w:rsidR="00DD3D05">
        <w:rPr>
          <w:rFonts w:ascii="Times New Roman" w:hAnsi="Times New Roman" w:cs="Times New Roman"/>
          <w:bCs/>
        </w:rPr>
        <w:t xml:space="preserve">. </w:t>
      </w:r>
      <w:r>
        <w:rPr>
          <w:rFonts w:ascii="Times New Roman" w:hAnsi="Times New Roman" w:cs="Times New Roman"/>
          <w:bCs/>
        </w:rPr>
        <w:t xml:space="preserve">GenBank searches </w:t>
      </w:r>
      <w:r w:rsidR="00DD3D05">
        <w:rPr>
          <w:rFonts w:ascii="Times New Roman" w:hAnsi="Times New Roman" w:cs="Times New Roman"/>
          <w:bCs/>
        </w:rPr>
        <w:t xml:space="preserve">were run using the computing cluster at UC Santa Barbara. </w:t>
      </w:r>
      <w:r w:rsidR="00757A05">
        <w:rPr>
          <w:rFonts w:ascii="Times New Roman" w:hAnsi="Times New Roman" w:cs="Times New Roman"/>
          <w:bCs/>
        </w:rPr>
        <w:t>W</w:t>
      </w:r>
      <w:r w:rsidR="00E66E58" w:rsidRPr="0040503F">
        <w:rPr>
          <w:rFonts w:ascii="Times New Roman" w:hAnsi="Times New Roman" w:cs="Times New Roman"/>
          <w:bCs/>
        </w:rPr>
        <w:t>e chose to co</w:t>
      </w:r>
      <w:r w:rsidR="00E66E58">
        <w:rPr>
          <w:rFonts w:ascii="Times New Roman" w:hAnsi="Times New Roman" w:cs="Times New Roman"/>
          <w:bCs/>
        </w:rPr>
        <w:t xml:space="preserve">mbine </w:t>
      </w:r>
      <w:r w:rsidR="00921B5B">
        <w:rPr>
          <w:rFonts w:ascii="Times New Roman" w:hAnsi="Times New Roman" w:cs="Times New Roman"/>
          <w:bCs/>
        </w:rPr>
        <w:t xml:space="preserve">prey </w:t>
      </w:r>
      <w:r w:rsidR="00E66E58">
        <w:rPr>
          <w:rFonts w:ascii="Times New Roman" w:hAnsi="Times New Roman" w:cs="Times New Roman"/>
          <w:bCs/>
        </w:rPr>
        <w:t>taxonomies</w:t>
      </w:r>
      <w:r w:rsidR="00E66E58" w:rsidRPr="0040503F">
        <w:rPr>
          <w:rFonts w:ascii="Times New Roman" w:hAnsi="Times New Roman" w:cs="Times New Roman"/>
          <w:bCs/>
        </w:rPr>
        <w:t xml:space="preserve"> at the family level</w:t>
      </w:r>
      <w:r w:rsidR="00E66E58">
        <w:rPr>
          <w:rFonts w:ascii="Times New Roman" w:hAnsi="Times New Roman" w:cs="Times New Roman"/>
          <w:bCs/>
        </w:rPr>
        <w:t>, similar to</w:t>
      </w:r>
      <w:r w:rsidR="00B36E03">
        <w:rPr>
          <w:rFonts w:ascii="Times New Roman" w:hAnsi="Times New Roman" w:cs="Times New Roman"/>
          <w:bCs/>
        </w:rPr>
        <w:t xml:space="preserve"> diet resolution in</w:t>
      </w:r>
      <w:r w:rsidR="00E66E58">
        <w:rPr>
          <w:rFonts w:ascii="Times New Roman" w:hAnsi="Times New Roman" w:cs="Times New Roman"/>
          <w:bCs/>
        </w:rPr>
        <w:t xml:space="preserve"> both metabarcoding and</w:t>
      </w:r>
      <w:r w:rsidR="00CB0296">
        <w:rPr>
          <w:rFonts w:ascii="Times New Roman" w:hAnsi="Times New Roman" w:cs="Times New Roman"/>
          <w:bCs/>
        </w:rPr>
        <w:t xml:space="preserve"> </w:t>
      </w:r>
      <w:r w:rsidR="00E66E58">
        <w:rPr>
          <w:rFonts w:ascii="Times New Roman" w:hAnsi="Times New Roman" w:cs="Times New Roman"/>
          <w:bCs/>
        </w:rPr>
        <w:t xml:space="preserve">histological methods in this field </w:t>
      </w:r>
      <w:r w:rsidR="00272F2E">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{"citationItems":[{"id":"ITEM-1","itemData":{"DOI":"10.1038/s41559-019-0899-x","ISSN":"2397334X","PMID":"31110252","abstract":"Predator–prey interactions in natural ecosystems generate complex food webs that have a simple universal body-size architecture where predators are systematically larger than their prey. Food-web theory shows that the highest predator–prey body-mass ratios found in natural food webs may be especially important because they create weak interactions with slow dynamics that stabilize communities against perturbations and maintain ecosystem functioning. Identifying these vital interactions in real communities typically requires arduous identification of interactions in complex food webs. Here, we overcome this obstacle by developing predator-trait models to predict average body-mass ratios based on a database comprising 290 food webs from freshwater, marine and terrestrial ecosystems across all continents. We analysed how species traits constrain body-size architecture by changing the slope of the predator–prey body-mass scaling. Across ecosystems, we found high body-mass ratios for predator groups with specific trait combinations including (1) small vertebrates and (2) large swimming or flying predators. Including the metabolic and movement types of predators increased the accuracy of predicting which species are engaged in high body-mass ratio interactions. We demonstrate that species traits explain striking patterns in the body-size architecture of natural food webs that underpin the stability and functioning of ecosystems, paving the way for community-level management of the most complex natural ecosystems.","author":[{"dropping-particle":"","family":"Brose","given":"Ulrich","non-dropping-particle":"","parse-names":false,"suffix":""},{"dropping-particle":"","family":"Archambault","given":"Phillippe","non-dropping-particle":"","parse-names":false,"suffix":""},{"dropping-particle":"","family":"Barnes","given":"Andrew D.","non-dropping-particle":"","parse-names":false,"suffix":""},{"dropping-particle":"","family":"Bersier","given":"Louis Felix","non-dropping-particle":"","parse-names":false,"suffix":""},{"dropping-particle":"","family":"Boy","given":"Thomas","non-dropping-particle":"","parse-names":false,"suffix":""},{"dropping-particle":"","family":"Canning-Clode","given":"João","non-dropping-particle":"","parse-names":false,"suffix":""},{"dropping-particle":"","family":"Conti","given":"Erminia","non-dropping-particle":"","parse-names":false,"suffix":""},{"dropping-particle":"","family":"Dias","given":"Marta","non-dropping-particle":"","parse-names":false,"suffix":""},{"dropping-particle":"","family":"Digel","given":"Christoph","non-dropping-particle":"","parse-names":false,"suffix":""},{"dropping-particle":"","family":"Dissanayake","given":"Awantha","non-dropping-particle":"","parse-names":false,"suffix":""},{"dropping-particle":"","family":"Flores","given":"Augusto A.V.","non-dropping-particle":"","parse-names":false,"suffix":""},{"dropping-particle":"","family":"Fussmann","given":"Katarina","non-dropping-particle":"","parse-names":false,"suffix":""},{"dropping-particle":"","family":"Gauzens","given":"Benoit","non-dropping-particle":"","parse-names":false,"suffix":""},{"dropping-particle":"","family":"Gray","given":"Clare","non-dropping-particle":"","parse-names":false,"suffix":""},{"dropping-particle":"","family":"Häussler","given":"Johanna","non-dropping-particle":"","parse-names":false,"suffix":""},{"dropping-particle":"","family":"Hirt","given":"Myriam R.","non-dropping-particle":"","parse-names":false,"suffix":""},{"dropping-particle":"","family":"Jacob","given":"Ute","non-dropping-particle":"","parse-names":false,"suffix":""},{"dropping-particle":"","family":"Jochum","given":"Malte","non-dropping-particle":"","parse-names":false,"suffix":""},{"dropping-particle":"","family":"Kéfi","given":"Sonia","non-dropping-particle":"","parse-names":false,"suffix":""},{"dropping-particle":"","family":"McLaughlin","given":"Orla","non-dropping-particle":"","parse-names":false,"suffix":""},{"dropping-particle":"","family":"MacPherson","given":"Muriel M.","non-dropping-particle":"","parse-names":false,"suffix":""},{"dropping-particle":"","family":"Latz","given":"Ellen","non-dropping-particle":"","parse-names":false,"suffix":""},{"dropping-particle":"","family":"Layer-Dobra","given":"Katrin","non-dropping-particle":"","parse-names":false,"suffix":""},{"dropping-particle":"","family":"Legagneux","given":"Pierre","non-dropping-particle":"","parse-names":false,"suffix":""},{"dropping-particle":"","family":"Li","given":"Yuanheng","non-dropping-particle":"","parse-names":false,"suffix":""},{"dropping-particle":"","family":"Madeira","given":"Carolina","non-dropping-particle":"","parse-names":false,"suffix":""},{"dropping-particle":"","family":"Martinez","given":"Neo D.","non-dropping-particle":"","parse-names":false,"suffix":""},{"dropping-particle":"","family":"Mendonça","given":"Vanessa","non-dropping-particle":"","parse-names":false,"suffix":""},{"dropping-particle":"","family":"Mulder","given":"Christian","non-dropping-particle":"","parse-names":false,"suffix":""},{"dropping-particle":"","family":"Navarrete","given":"Sergio A.","non-dropping-particle":"","parse-names":false,"suffix":""},{"dropping-particle":"","family":"O’Gorman","given":"Eoin J.","non-dropping-particle":"","parse-names":false,"suffix":""},{"dropping-particle":"","family":"Ott","given":"David","non-dropping-particle":"","parse-names":false,"suffix":""},{"dropping-particle":"","family":"Paula","given":"José","non-dropping-particle":"","parse-names":false,"suffix":""},{"dropping-particle":"","family":"Perkins","given":"Daniel","non-dropping-particle":"","parse-names":false,"suffix":""},{"dropping-particle":"","family":"Piechnik","given":"Denise","non-dropping-particle":"","parse-names":false,"suffix":""},{"dropping-particle":"","family":"Pokrovsky","given":"Ivan","non-dropping-particle":"","parse-names":false,"suffix":""},{"dropping-particle":"","family":"Raffaelli","given":"David","non-dropping-particle":"","parse-names":false,"suffix":""},{"dropping-particle":"","family":"Rall","given":"Björn C.","non-dropping-particle":"","parse-names":false,"suffix":""},{"dropping-particle":"","family":"Rosenbaum","given":"Benjamin","non-dropping-particle":"","parse-names":false,"suffix":""},{"dropping-particle":"","family":"Ryser","given":"Remo","non-dropping-particle":"","parse-names":false,"suffix":""},{"dropping-particle":"","family":"Silva","given":"Ana","non-dropping-particle":"","parse-names":false,"suffix":""},{"dropping-particle":"","family":"Sohlström","given":"Esra H.","non-dropping-particle":"","parse-names":false,"suffix":""},{"dropping-particle":"","family":"Sokolova","given":"Natalia","non-dropping-particle":"","parse-names":false,"suffix":""},{"dropping-particle":"","family":"Thompson","given":"Murray S.A.","non-dropping-particle":"","parse-names":false,"suffix":""},{"dropping-particle":"","family":"Thompson","given":"Ross M.","non-dropping-particle":"","parse-names":false,"suffix":""},{"dropping-particle":"","family":"Vermandele","given":"Fanny","non-dropping-particle":"","parse-names":false,"suffix":""},{"dropping-particle":"","family":"Vinagre","given":"Catarina","non-dropping-particle":"","parse-names":false,"suffix":""},{"dropping-particle":"","family":"Wang","given":"Shaopeng","non-dropping-particle":"","parse-names":false,"suffix":""},{"dropping-particle":"","family":"Wefer","given":"Jori M.","non-dropping-particle":"","parse-names":false,"suffix":""},{"dropping-particle":"","family":"Williams","given":"Richard J.","non-dropping-particle":"","parse-names":false,"suffix":""},{"dropping-particle":"","family":"Wieters","given":"Evie","non-dropping-particle":"","parse-names":false,"suffix":""},{"dropping-particle":"","family":"Woodward","given":"Guy","non-dropping-particle":"","parse-names":false,"suffix":""},{"dropping-particle":"","family":"Iles","given":"Alison C.","non-dropping-particle":"","parse-names":false,"suffix":""}],"container-title":"Nature Ecology and Evolution","id":"ITEM-1","issue":"6","issued":{"date-parts":[["2019"]]},"page":"919-927","publisher":"Springer US","title":"Predator traits determine food-web architecture across ecosystems","type":"article-journal","volume":"3"},"uris":["http://www.mendeley.com/documents/?uuid=4fe4325f-2a05-4331-9d33-cf6846a89794"]},{"id":"ITEM-2","itemData":{"DOI":"10.1073/pnas.1503283112","ISBN":"0027-8424","ISSN":"0027-8424","PMID":"26034267","abstract":"Niche partitioning facilitates species coexistence in a world of limited resources, thereby enriching biodiversity. For decades, biologists have sought to understand how diverse assemblages of large mammalian herbivores (LMH) partition food resources. Several complementary mechanisms have been identified, including differential consumption of grasses versus nongrasses and spatiotemporal stratification in use of different parts of the same plant. However, the extent to which LMH partition food-plant species is largely unknown because comprehensive species-level identification is prohibitively difficult with traditional methods. We used DNA metabarcoding to quantify diet breadth, composition, and overlap for seven abundant LMH species (six wild, one domestic) in semiarid African savanna. These species ranged from almost-exclusive grazers to almost-exclusive browsers: Grass consumption inferred from mean sequence relative read abundance (RRA) ranged from &gt;99% (plains zebra) to &lt;1% (dik-dik). Grass RRA was highly correlated with isotopic estimates of % grass consumption, indicating that RRA conveys reliable quantitative information about consumption. Dietary overlap was greatest between species that were similar in body size and proportional grass consumption. Nonetheless, diet composition differed between all species-even pairs of grazers matched in size, digestive physiology, and location-and dietary similarity was sometimes greater across grazing and browsing guilds than within them. Such taxonomically fine-grained diet partitioning suggests that coarse trophic categorizations may generate misleading conclusions about competition and coexistence in LMH assemblages, and that LMH diversity may be more tightly linked to plant diversity than is currently recognized.","author":[{"dropping-particle":"","family":"Kartzinel","given":"Tyler R.","non-dropping-particle":"","parse-names":false,"suffix":""},{"dropping-particle":"","family":"Chen","given":"Patricia a.","non-dropping-particle":"","parse-names":false,"suffix":""},{"dropping-particle":"","family":"Coverdale","given":"Tyler C.","non-dropping-particle":"","parse-names":false,"suffix":""},{"dropping-particle":"","family":"Erickson","given":"David L.","non-dropping-particle":"","parse-names":false,"suffix":""},{"dropping-particle":"","family":"Kress","given":"W. John","non-dropping-particle":"","parse-names":false,"suffix":""},{"dropping-particle":"","family":"Kuzmina","given":"Maria L.","non-dropping-particle":"","parse-names":false,"suffix":""},{"dropping-particle":"","family":"Rubenstein","given":"Daniel I.","non-dropping-particle":"","parse-names":false,"suffix":""},{"dropping-particle":"","family":"Wang","given":"Wei","non-dropping-particle":"","parse-names":false,"suffix":""},{"dropping-particle":"","family":"Pringle","given":"Robert M.","non-dropping-particle":"","parse-names":false,"suffix":""}],"container-title":"Proceedings of the National Academy of Sciences","id":"ITEM-2","issue":"26","issued":{"date-parts":[["2015"]]},"page":"8019-8024","title":"DNA metabarcoding illuminates dietary niche partitioning by African large herbivores","type":"article-journal","volume":"112"},"uris":["http://www.mendeley.com/documents/?uuid=18648acc-bd2b-473c-8b46-c4e8f39306b3"]},{"id":"ITEM-3","itemData":{"DOI":"10.1111/mec.14872","ISSN":"1365294X","PMID":"30230073","abstract":"Analysing the structure and dynamics of biotic interaction networks and the processes shaping them is currently one of the key fields in ecology. In this paper, we develop a novel approach to gut content analysis, thereby deriving a new perspective on community interactions and their responses to environment. For this, we use an elevational gradient in the High Arctic, asking how the environment and species traits interact in shaping predator–prey interactions involving the wolf spider Pardosa glacialis. To characterize the community of potential prey available to this predator, we used pitfall trapping and vacuum sampling. To characterize the prey actually consumed, we applied molecular gut content analysis. Using joint species distribution models, we found elevation and vegetation mass to explain the most variance in the composition of the prey community locally available. However, such environmental variables had only a small effect on the prey community found in the spider's gut. These observations indicate that Pardosa exerts selective feeding on particular taxa irrespective of environmental constraints. By directly modelling the probability of predation based on gut content data, we found that neither trait matching in terms of predator and prey body size nor phylogenetic or environmental constraints modified interaction probability. Our results indicate that taxonomic identity may be more important for predator–prey interactions than environmental constraints or prey traits. The impact of environmental change on predator–prey interactions thus appears to be indirect and mediated by its imprint on the community of available prey.","author":[{"dropping-particle":"","family":"Eitzinger","given":"Bernhard","non-dropping-particle":"","parse-names":false,"suffix":""},{"dropping-particle":"","family":"Abrego","given":"Nerea","non-dropping-particle":"","parse-names":false,"suffix":""},{"dropping-particle":"","family":"Gravel","given":"Dominique","non-dropping-particle":"","parse-names":false,"suffix":""},{"dropping-particle":"","family":"Huotari","given":"Tea","non-dropping-particle":"","parse-names":false,"suffix":""},{"dropping-particle":"","family":"Vesterinen","given":"Eero J.","non-dropping-particle":"","parse-names":false,"suffix":""},{"dropping-particle":"","family":"Roslin","given":"Tomas","non-dropping-particle":"","parse-names":false,"suffix":""}],"container-title":"Molecular Ecology","id":"ITEM-3","issue":"2","issued":{"date-parts":[["2019"]]},"page":"266-280","title":"Assessing changes in arthropod predator–prey interactions through DNA-based gut content analysis—variable environment, stable diet","type":"article-journal","volume":"28"},"uris":["http://www.mendeley.com/documents/?uuid=43f197be-1161-4ceb-8693-3904499f18de"]}],"mendeley":{"formattedCitation":"(Brose et al., 2019; Eitzinger et al., 2019; Kartzinel et al., 2015)","plainTextFormattedCitation":"(Brose et al., 2019; Eitzinger et al., 2019; Kartzinel et al., 2015)","previouslyFormattedCitation":"(Brose et al., 2019; Eitzinger et al., 2019; Kartzinel et al., 2015)"},"properties":{"noteIndex":0},"schema":"https://github.com/citation-style-language/schema/raw/master/csl-citation.json"}</w:instrText>
      </w:r>
      <w:r w:rsidR="00272F2E">
        <w:rPr>
          <w:rFonts w:ascii="Times New Roman" w:hAnsi="Times New Roman" w:cs="Times New Roman"/>
          <w:bCs/>
        </w:rPr>
        <w:fldChar w:fldCharType="separate"/>
      </w:r>
      <w:r w:rsidR="00D86047" w:rsidRPr="00D86047">
        <w:rPr>
          <w:rFonts w:ascii="Times New Roman" w:hAnsi="Times New Roman" w:cs="Times New Roman"/>
          <w:bCs/>
          <w:noProof/>
        </w:rPr>
        <w:t>(Brose et al., 2019; Eitzinger et al., 2019; Kartzinel et al., 2015)</w:t>
      </w:r>
      <w:r w:rsidR="00272F2E">
        <w:rPr>
          <w:rFonts w:ascii="Times New Roman" w:hAnsi="Times New Roman" w:cs="Times New Roman"/>
          <w:bCs/>
        </w:rPr>
        <w:fldChar w:fldCharType="end"/>
      </w:r>
      <w:r w:rsidR="00B36E03">
        <w:rPr>
          <w:rFonts w:ascii="Times New Roman" w:hAnsi="Times New Roman" w:cs="Times New Roman"/>
          <w:bCs/>
        </w:rPr>
        <w:t xml:space="preserve"> summing the cumulative</w:t>
      </w:r>
      <w:r w:rsidR="00CE2808">
        <w:rPr>
          <w:rFonts w:ascii="Times New Roman" w:hAnsi="Times New Roman" w:cs="Times New Roman"/>
          <w:bCs/>
        </w:rPr>
        <w:t xml:space="preserve"> rarefied</w:t>
      </w:r>
      <w:r w:rsidR="00B36E03">
        <w:rPr>
          <w:rFonts w:ascii="Times New Roman" w:hAnsi="Times New Roman" w:cs="Times New Roman"/>
          <w:bCs/>
        </w:rPr>
        <w:t xml:space="preserve"> read abundances across the ASVs that corresponded to each diet family</w:t>
      </w:r>
      <w:r w:rsidR="00921B5B">
        <w:rPr>
          <w:rFonts w:ascii="Times New Roman" w:hAnsi="Times New Roman" w:cs="Times New Roman"/>
          <w:bCs/>
        </w:rPr>
        <w:t xml:space="preserve"> in each sample</w:t>
      </w:r>
      <w:r w:rsidR="00B36E03">
        <w:rPr>
          <w:rFonts w:ascii="Times New Roman" w:hAnsi="Times New Roman" w:cs="Times New Roman"/>
          <w:bCs/>
        </w:rPr>
        <w:t>.</w:t>
      </w:r>
      <w:r w:rsidR="00D54F0A">
        <w:rPr>
          <w:rFonts w:ascii="Times New Roman" w:hAnsi="Times New Roman" w:cs="Times New Roman"/>
          <w:bCs/>
        </w:rPr>
        <w:t xml:space="preserve"> F</w:t>
      </w:r>
      <w:r w:rsidR="00C66B85">
        <w:rPr>
          <w:rFonts w:ascii="Times New Roman" w:hAnsi="Times New Roman" w:cs="Times New Roman"/>
          <w:bCs/>
        </w:rPr>
        <w:t>amily-level data provide</w:t>
      </w:r>
      <w:r w:rsidR="00D54F0A">
        <w:rPr>
          <w:rFonts w:ascii="Times New Roman" w:hAnsi="Times New Roman" w:cs="Times New Roman"/>
          <w:bCs/>
        </w:rPr>
        <w:t xml:space="preserve">s </w:t>
      </w:r>
      <w:r w:rsidR="00C66B85">
        <w:rPr>
          <w:rFonts w:ascii="Times New Roman" w:hAnsi="Times New Roman" w:cs="Times New Roman"/>
          <w:bCs/>
        </w:rPr>
        <w:t>information comparable to previous studies</w:t>
      </w:r>
      <w:r w:rsidR="00FA2DCC">
        <w:rPr>
          <w:rFonts w:ascii="Times New Roman" w:hAnsi="Times New Roman" w:cs="Times New Roman"/>
          <w:bCs/>
        </w:rPr>
        <w:t>;</w:t>
      </w:r>
      <w:r w:rsidR="00D54F0A">
        <w:rPr>
          <w:rFonts w:ascii="Times New Roman" w:hAnsi="Times New Roman" w:cs="Times New Roman"/>
          <w:bCs/>
        </w:rPr>
        <w:t xml:space="preserve"> additionally, </w:t>
      </w:r>
      <w:r w:rsidR="00C66B85">
        <w:rPr>
          <w:rFonts w:ascii="Times New Roman" w:hAnsi="Times New Roman" w:cs="Times New Roman"/>
          <w:bCs/>
        </w:rPr>
        <w:t xml:space="preserve">on Palmyra, each </w:t>
      </w:r>
      <w:commentRangeStart w:id="5"/>
      <w:r w:rsidR="00C66B85">
        <w:rPr>
          <w:rFonts w:ascii="Times New Roman" w:hAnsi="Times New Roman" w:cs="Times New Roman"/>
          <w:bCs/>
        </w:rPr>
        <w:t>family</w:t>
      </w:r>
      <w:commentRangeEnd w:id="5"/>
      <w:r w:rsidR="005A3F8C">
        <w:rPr>
          <w:rStyle w:val="CommentReference"/>
        </w:rPr>
        <w:commentReference w:id="5"/>
      </w:r>
      <w:r w:rsidR="00C66B85">
        <w:rPr>
          <w:rFonts w:ascii="Times New Roman" w:hAnsi="Times New Roman" w:cs="Times New Roman"/>
          <w:bCs/>
        </w:rPr>
        <w:t xml:space="preserve"> corresponds to an average of 1.9 (± 0.13 SE) species, </w:t>
      </w:r>
      <w:r>
        <w:rPr>
          <w:rFonts w:ascii="Times New Roman" w:hAnsi="Times New Roman" w:cs="Times New Roman"/>
          <w:bCs/>
        </w:rPr>
        <w:t xml:space="preserve">so </w:t>
      </w:r>
      <w:r w:rsidR="00C66B85">
        <w:rPr>
          <w:rFonts w:ascii="Times New Roman" w:hAnsi="Times New Roman" w:cs="Times New Roman"/>
          <w:bCs/>
        </w:rPr>
        <w:t xml:space="preserve">a family-level taxonomic assignment </w:t>
      </w:r>
      <w:r w:rsidR="00D54F0A">
        <w:rPr>
          <w:rFonts w:ascii="Times New Roman" w:hAnsi="Times New Roman" w:cs="Times New Roman"/>
          <w:bCs/>
        </w:rPr>
        <w:t>may closely mirror species-level assignments</w:t>
      </w:r>
      <w:r w:rsidR="00C66B85">
        <w:rPr>
          <w:rFonts w:ascii="Times New Roman" w:hAnsi="Times New Roman" w:cs="Times New Roman"/>
          <w:bCs/>
        </w:rPr>
        <w:t xml:space="preserve">. </w:t>
      </w:r>
      <w:r w:rsidR="00E85799">
        <w:rPr>
          <w:rFonts w:ascii="Times New Roman" w:hAnsi="Times New Roman" w:cs="Times New Roman"/>
          <w:bCs/>
        </w:rPr>
        <w:t xml:space="preserve">We corrected for potential sequence jumping (‘cross-talk’) across samples by removing reads across samples that emerged in negative controls </w:t>
      </w:r>
      <w:r w:rsidR="00E85799">
        <w:rPr>
          <w:rFonts w:ascii="Times New Roman" w:hAnsi="Times New Roman" w:cs="Times New Roman"/>
          <w:bCs/>
        </w:rPr>
        <w:fldChar w:fldCharType="begin" w:fldLock="1"/>
      </w:r>
      <w:r w:rsidR="0011190E">
        <w:rPr>
          <w:rFonts w:ascii="Times New Roman" w:hAnsi="Times New Roman" w:cs="Times New Roman"/>
          <w:bCs/>
        </w:rPr>
        <w:instrText>ADDIN CSL_CITATION {"citationItems":[{"id":"ITEM-1","itemData":{"DOI":"10.1111/nph.16709","ISSN":"14698137","PMID":"32472573","abstract":"Foliar fungal endophytes are one of the most diverse guilds of symbiotic fungi found in the photosynthetic tissues of every plant lineage, but it is unclear how plant environments and leaf resource availability shape their diversity. We explored correlations between leaf nutrient availability and endophyte diversity among Pinus muricata and Vaccinium ovatum plants growing across a soil nutrient gradient spanning a series of coastal terraces in Mendocino, California. Endophyte richness decreased in plants with higher leaf nitrogen-to-phosphorus ratios for both host species, but increased with sodium, which may be toxic to fungi at high concentrations. Isolation frequency, a proxy of fungal biomass, was not significantly predicted by any of the same leaf constituents in the two plant species. We propose that stressed plants can exhibit both low foliar nutrients or high levels of toxic compounds, and that both of these stress responses predict endophyte species richness. Stressful conditions that limit growth of fungi may increase their diversity due to the suppression of otherwise dominating species. Differences between the host species in their endophyte communities may be explained by host specificity, leaf phenology, or microclimates.","author":[{"dropping-particle":"","family":"Oono","given":"Ryoko","non-dropping-particle":"","parse-names":false,"suffix":""},{"dropping-particle":"","family":"Black","given":"Danielle","non-dropping-particle":"","parse-names":false,"suffix":""},{"dropping-particle":"","family":"Slessarev","given":"Eric","non-dropping-particle":"","parse-names":false,"suffix":""},{"dropping-particle":"","family":"Sickler","given":"Burton","non-dropping-particle":"","parse-names":false,"suffix":""},{"dropping-particle":"","family":"Strom","given":"Amanda","non-dropping-particle":"","parse-names":false,"suffix":""},{"dropping-particle":"","family":"Apigo","given":"Austen","non-dropping-particle":"","parse-names":false,"suffix":""}],"container-title":"New Phytologist","id":"ITEM-1","issue":"1","issued":{"date-parts":[["2020"]]},"page":"210-225","title":"Species diversity of fungal endophytes across a stress gradient for plants","type":"article-journal","volume":"228"},"uris":["http://www.mendeley.com/documents/?uuid=a4b4bd18-a7f4-41b4-b4e6-b0ba0b4fdfaa"]}],"mendeley":{"formattedCitation":"(Oono et al., 2020)","plainTextFormattedCitation":"(Oono et al., 2020)","previouslyFormattedCitation":"(Oono et al., 2020)"},"properties":{"noteIndex":0},"schema":"https://github.com/citation-style-language/schema/raw/master/csl-citation.json"}</w:instrText>
      </w:r>
      <w:r w:rsidR="00E85799">
        <w:rPr>
          <w:rFonts w:ascii="Times New Roman" w:hAnsi="Times New Roman" w:cs="Times New Roman"/>
          <w:bCs/>
        </w:rPr>
        <w:fldChar w:fldCharType="separate"/>
      </w:r>
      <w:r w:rsidR="00E85799" w:rsidRPr="00E85799">
        <w:rPr>
          <w:rFonts w:ascii="Times New Roman" w:hAnsi="Times New Roman" w:cs="Times New Roman"/>
          <w:bCs/>
          <w:noProof/>
        </w:rPr>
        <w:t>(Oono et al., 2020)</w:t>
      </w:r>
      <w:r w:rsidR="00E85799">
        <w:rPr>
          <w:rFonts w:ascii="Times New Roman" w:hAnsi="Times New Roman" w:cs="Times New Roman"/>
          <w:bCs/>
        </w:rPr>
        <w:fldChar w:fldCharType="end"/>
      </w:r>
      <w:r w:rsidR="00E85799">
        <w:rPr>
          <w:rFonts w:ascii="Times New Roman" w:hAnsi="Times New Roman" w:cs="Times New Roman"/>
          <w:bCs/>
        </w:rPr>
        <w:t xml:space="preserve"> and a</w:t>
      </w:r>
      <w:r w:rsidR="00E66E58">
        <w:rPr>
          <w:rFonts w:ascii="Times New Roman" w:hAnsi="Times New Roman" w:cs="Times New Roman"/>
          <w:bCs/>
        </w:rPr>
        <w:t xml:space="preserve">ll DNA matching any predator </w:t>
      </w:r>
      <w:r w:rsidR="00CB0296">
        <w:rPr>
          <w:rFonts w:ascii="Times New Roman" w:hAnsi="Times New Roman" w:cs="Times New Roman"/>
          <w:bCs/>
        </w:rPr>
        <w:t>family present</w:t>
      </w:r>
      <w:r w:rsidR="00E66E58">
        <w:rPr>
          <w:rFonts w:ascii="Times New Roman" w:hAnsi="Times New Roman" w:cs="Times New Roman"/>
          <w:bCs/>
        </w:rPr>
        <w:t xml:space="preserve"> on an individual </w:t>
      </w:r>
      <w:r w:rsidR="00CB0296">
        <w:rPr>
          <w:rFonts w:ascii="Times New Roman" w:hAnsi="Times New Roman" w:cs="Times New Roman"/>
          <w:bCs/>
        </w:rPr>
        <w:t xml:space="preserve">sequencing </w:t>
      </w:r>
      <w:r w:rsidR="00E66E58">
        <w:rPr>
          <w:rFonts w:ascii="Times New Roman" w:hAnsi="Times New Roman" w:cs="Times New Roman"/>
          <w:bCs/>
        </w:rPr>
        <w:t xml:space="preserve">run was removed </w:t>
      </w:r>
      <w:r w:rsidR="00B36E03">
        <w:rPr>
          <w:rFonts w:ascii="Times New Roman" w:hAnsi="Times New Roman" w:cs="Times New Roman"/>
          <w:bCs/>
        </w:rPr>
        <w:t>as a conservative method t</w:t>
      </w:r>
      <w:r w:rsidR="00E66E58">
        <w:rPr>
          <w:rFonts w:ascii="Times New Roman" w:hAnsi="Times New Roman" w:cs="Times New Roman"/>
          <w:bCs/>
        </w:rPr>
        <w:t xml:space="preserve">o account for potential sequence </w:t>
      </w:r>
      <w:r w:rsidR="00E66E58">
        <w:rPr>
          <w:rFonts w:ascii="Times New Roman" w:hAnsi="Times New Roman" w:cs="Times New Roman"/>
          <w:bCs/>
        </w:rPr>
        <w:lastRenderedPageBreak/>
        <w:t>jumping</w:t>
      </w:r>
      <w:r w:rsidR="00E85799">
        <w:rPr>
          <w:rFonts w:ascii="Times New Roman" w:hAnsi="Times New Roman" w:cs="Times New Roman"/>
          <w:bCs/>
        </w:rPr>
        <w:t xml:space="preserve"> (‘cross-talk’) </w:t>
      </w:r>
      <w:r w:rsidR="00786A57">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{"citationItems":[{"id":"ITEM-1","itemData":{"DOI":"10.1111/1755-0998.13009","ISSN":"17550998","PMID":"30848092","abstract":"The high-throughput capacities of the Illumina sequencing platforms and the possibility to label samples individually have encouraged wide use of sample multiplexing. However, this practice results in read misassignment (usually &lt;1%) across samples sequenced on the same lane. Alarmingly high rates of read misassignment of up to 10% were reported for lllumina sequencing machines with exclusion amplification chemistry. This may make use of these platforms prohibitive, particularly in studies that rely on low-quantity and low-quality samples, such as historical and archaeological specimens. Here, we use barcodes, short sequences that are ligated to both ends of the DNA insert, to directly quantify the rate of index hopping in 100-year old museum-preserved gorilla (Gorilla beringei) samples. Correcting for multiple sources of noise, we identify on average 0.470% of reads containing a hopped index. We show that sample-specific quantity of misassigned reads depends on the number of reads that any given sample contributes to the total sequencing pool, so that samples with few sequenced reads receive the greatest proportion of misassigned reads. This particularly affects ancient DNA samples, as these frequently differ in their DNA quantity and endogenous content. Through simulations we show that even low rates of index hopping, as reported here, can lead to biases in ancient DNA studies when multiplexing samples with vastly different quantities of endogenous material.","author":[{"dropping-particle":"","family":"Valk","given":"Tom","non-dropping-particle":"van der","parse-names":false,"suffix":""},{"dropping-particle":"","family":"Vezzi","given":"Francesco","non-dropping-particle":"","parse-names":false,"suffix":""},{"dropping-particle":"","family":"Ormestad","given":"Mattias","non-dropping-particle":"","parse-names":false,"suffix":""},{"dropping-particle":"","family":"Dalén","given":"Love","non-dropping-particle":"","parse-names":false,"suffix":""},{"dropping-particle":"","family":"Guschanski","given":"Katerina","non-dropping-particle":"","parse-names":false,"suffix":""}],"container-title":"Molecular Ecology Resources","id":"ITEM-1","issue":"5","issued":{"date-parts":[["2020"]]},"page":"1171-1181","title":"Index hopping on the Illumina HiseqX platform and its consequences for ancient DNA studies","type":"article-journal","volume":"20"},"uris":["http://www.mendeley.com/documents/?uuid=fa48ad15-8079-43e9-8c8a-7ebbfd6f14e1"]}],"mendeley":{"formattedCitation":"(van der Valk, Vezzi, Ormestad, Dalén, &amp; Guschanski, 2020)","plainTextFormattedCitation":"(van der Valk, Vezzi, Ormestad, Dalén, &amp; Guschanski, 2020)","previouslyFormattedCitation":"(van der Valk, Vezzi, Ormestad, Dalén, &amp; Guschanski, 2020)"},"properties":{"noteIndex":0},"schema":"https://github.com/citation-style-language/schema/raw/master/csl-citation.json"}</w:instrText>
      </w:r>
      <w:r w:rsidR="00786A57">
        <w:rPr>
          <w:rFonts w:ascii="Times New Roman" w:hAnsi="Times New Roman" w:cs="Times New Roman"/>
          <w:bCs/>
        </w:rPr>
        <w:fldChar w:fldCharType="separate"/>
      </w:r>
      <w:r w:rsidR="00D86047" w:rsidRPr="00D86047">
        <w:rPr>
          <w:rFonts w:ascii="Times New Roman" w:hAnsi="Times New Roman" w:cs="Times New Roman"/>
          <w:bCs/>
          <w:noProof/>
        </w:rPr>
        <w:t>(van der Valk, Vezzi, Ormestad, Dalén, &amp; Guschanski, 2020)</w:t>
      </w:r>
      <w:r w:rsidR="00786A57">
        <w:rPr>
          <w:rFonts w:ascii="Times New Roman" w:hAnsi="Times New Roman" w:cs="Times New Roman"/>
          <w:bCs/>
        </w:rPr>
        <w:fldChar w:fldCharType="end"/>
      </w:r>
      <w:r w:rsidR="00786A57">
        <w:rPr>
          <w:rFonts w:ascii="Times New Roman" w:hAnsi="Times New Roman" w:cs="Times New Roman"/>
          <w:bCs/>
        </w:rPr>
        <w:t>.</w:t>
      </w:r>
      <w:r w:rsidR="00E66E58">
        <w:rPr>
          <w:rFonts w:ascii="Times New Roman" w:hAnsi="Times New Roman" w:cs="Times New Roman"/>
          <w:bCs/>
        </w:rPr>
        <w:t xml:space="preserve"> </w:t>
      </w:r>
      <w:r w:rsidR="002C7B9D">
        <w:rPr>
          <w:rFonts w:ascii="Times New Roman" w:hAnsi="Times New Roman" w:cs="Times New Roman"/>
          <w:bCs/>
        </w:rPr>
        <w:t xml:space="preserve">We verified ASV specificity based on positive control samples (Supplementary </w:t>
      </w:r>
      <w:r w:rsidR="00EE6B0C">
        <w:rPr>
          <w:rFonts w:ascii="Times New Roman" w:hAnsi="Times New Roman" w:cs="Times New Roman"/>
          <w:bCs/>
        </w:rPr>
        <w:t xml:space="preserve">Table 7 &amp; </w:t>
      </w:r>
      <w:r w:rsidR="002C7B9D">
        <w:rPr>
          <w:rFonts w:ascii="Times New Roman" w:hAnsi="Times New Roman" w:cs="Times New Roman"/>
          <w:bCs/>
        </w:rPr>
        <w:t>Figure</w:t>
      </w:r>
      <w:r w:rsidR="00EE6B0C">
        <w:rPr>
          <w:rFonts w:ascii="Times New Roman" w:hAnsi="Times New Roman" w:cs="Times New Roman"/>
          <w:bCs/>
        </w:rPr>
        <w:t xml:space="preserve"> 9</w:t>
      </w:r>
      <w:r w:rsidR="002C7B9D">
        <w:rPr>
          <w:rFonts w:ascii="Times New Roman" w:hAnsi="Times New Roman" w:cs="Times New Roman"/>
          <w:bCs/>
        </w:rPr>
        <w:t>)</w:t>
      </w:r>
    </w:p>
    <w:p w14:paraId="7BE2843F" w14:textId="3BF855E1" w:rsidR="00FB09BB" w:rsidRDefault="00FB09BB" w:rsidP="003F3823">
      <w:pPr>
        <w:rPr>
          <w:rFonts w:ascii="Times New Roman" w:hAnsi="Times New Roman" w:cs="Times New Roman"/>
        </w:rPr>
      </w:pPr>
    </w:p>
    <w:p w14:paraId="77EB762D" w14:textId="2EE61994" w:rsidR="00477419" w:rsidRDefault="001C75DC" w:rsidP="003F3823">
      <w:pPr>
        <w:rPr>
          <w:rFonts w:ascii="Times New Roman" w:hAnsi="Times New Roman" w:cs="Times New Roman"/>
          <w:i/>
          <w:iCs/>
        </w:rPr>
      </w:pPr>
      <w:r>
        <w:rPr>
          <w:rFonts w:ascii="Times New Roman" w:hAnsi="Times New Roman" w:cs="Times New Roman"/>
          <w:i/>
          <w:iCs/>
        </w:rPr>
        <w:t>Predator and prey size determination</w:t>
      </w:r>
    </w:p>
    <w:p w14:paraId="3AC6B12B" w14:textId="56EA01FF" w:rsidR="00624885" w:rsidRDefault="00D00434" w:rsidP="003F3823">
      <w:pPr>
        <w:rPr>
          <w:rFonts w:ascii="Times New Roman" w:hAnsi="Times New Roman" w:cs="Times New Roman"/>
        </w:rPr>
      </w:pPr>
      <w:r>
        <w:rPr>
          <w:rFonts w:ascii="Times New Roman" w:hAnsi="Times New Roman" w:cs="Times New Roman"/>
        </w:rPr>
        <w:t>We measured the length of each predator individual</w:t>
      </w:r>
      <w:r w:rsidR="009179E9">
        <w:rPr>
          <w:rFonts w:ascii="Times New Roman" w:hAnsi="Times New Roman" w:cs="Times New Roman"/>
        </w:rPr>
        <w:t xml:space="preserve"> from the front of the head to the end of the abdomen (or along the longest axis, excluding legs and other appendages)</w:t>
      </w:r>
      <w:r>
        <w:rPr>
          <w:rFonts w:ascii="Times New Roman" w:hAnsi="Times New Roman" w:cs="Times New Roman"/>
        </w:rPr>
        <w:t xml:space="preserve"> prior to DNA extraction. </w:t>
      </w:r>
      <w:r w:rsidR="00624885">
        <w:rPr>
          <w:rFonts w:ascii="Times New Roman" w:hAnsi="Times New Roman" w:cs="Times New Roman"/>
        </w:rPr>
        <w:t xml:space="preserve">We converted predator lengths to </w:t>
      </w:r>
      <w:r w:rsidR="00546DF8">
        <w:rPr>
          <w:rFonts w:ascii="Times New Roman" w:hAnsi="Times New Roman" w:cs="Times New Roman"/>
        </w:rPr>
        <w:t xml:space="preserve">wet </w:t>
      </w:r>
      <w:r w:rsidR="00624885">
        <w:rPr>
          <w:rFonts w:ascii="Times New Roman" w:hAnsi="Times New Roman" w:cs="Times New Roman"/>
        </w:rPr>
        <w:t xml:space="preserve">mass </w:t>
      </w:r>
      <w:r w:rsidR="00921B5B">
        <w:rPr>
          <w:rFonts w:ascii="Times New Roman" w:hAnsi="Times New Roman" w:cs="Times New Roman"/>
        </w:rPr>
        <w:t>using</w:t>
      </w:r>
      <w:r w:rsidR="00624885">
        <w:rPr>
          <w:rFonts w:ascii="Times New Roman" w:hAnsi="Times New Roman" w:cs="Times New Roman"/>
        </w:rPr>
        <w:t xml:space="preserve"> mass-length scaling relationships for each predator species</w:t>
      </w:r>
      <w:r w:rsidR="00D54F0A">
        <w:rPr>
          <w:rFonts w:ascii="Times New Roman" w:hAnsi="Times New Roman" w:cs="Times New Roman"/>
        </w:rPr>
        <w:t xml:space="preserve"> from</w:t>
      </w:r>
      <w:r w:rsidR="00B36E03">
        <w:rPr>
          <w:rFonts w:ascii="Times New Roman" w:hAnsi="Times New Roman" w:cs="Times New Roman"/>
        </w:rPr>
        <w:t xml:space="preserve"> </w:t>
      </w:r>
      <w:r w:rsidR="00921B5B">
        <w:rPr>
          <w:rFonts w:ascii="Times New Roman" w:hAnsi="Times New Roman" w:cs="Times New Roman"/>
        </w:rPr>
        <w:t>existing datasets</w:t>
      </w:r>
      <w:r w:rsidR="00CD3CD1">
        <w:rPr>
          <w:rFonts w:ascii="Times New Roman" w:hAnsi="Times New Roman" w:cs="Times New Roman"/>
        </w:rPr>
        <w:t xml:space="preserve"> (</w:t>
      </w:r>
      <w:r w:rsidR="00BC4812">
        <w:rPr>
          <w:rFonts w:ascii="Times New Roman" w:hAnsi="Times New Roman" w:cs="Times New Roman"/>
        </w:rPr>
        <w:fldChar w:fldCharType="begin" w:fldLock="1"/>
      </w:r>
      <w:r w:rsidR="00BA28C6">
        <w:rPr>
          <w:rFonts w:ascii="Times New Roman" w:hAnsi="Times New Roman" w:cs="Times New Roman"/>
        </w:rPr>
        <w:instrText xml:space="preserve">ADDIN CSL_CITATION {"citationItems":[{"id":"ITEM-1","itemData":{"DOI":"10.1002/ece3.4702","ISSN":"20457758","abstract":"The ecological implications of body size extend from the biology of individual organisms to ecosystem-level processes. Measuring body mass for high numbers of invertebrates can be logistically challenging, making length–mass regressions useful for predicting body mass with minimal effort. However, standardized sets of scaling relationships covering a large range in body length, taxonomic groups, and multiple geographical regions are scarce. We collected 6,212 arthropods from 19 higher-level taxa in both temperate and tropical locations to compile a comprehensive set of linear models relating live body mass to a range of predictor variables. We measured live weight (hereafter, body mass), body length and width of each individual and conducted linear regressions to predict body mass using body length, body width, taxonomic group, and geographic region. Additionally, we quantified prediction discrepancy when using parameters from arthropods of a different geographic region. Incorporating body width into taxon- and region-specific length–mass regressions yielded the highest prediction accuracy for body mass. Using regression parameters from a different geographic region increased prediction discrepancy, causing over- or underestimation of body mass depending on geographical origin and whether body width was included. We present a comprehensive range of parameters for predicting arthropod body mass and provide guidance for selecting optimal scaling relationships. Given the importance of body mass for functional invertebrate ecology and the paucity of adequate regressions to predict arthropod body mass from different geographical regions, our study provides a long-needed resource for quantifying live body mass in invertebrate ecology research.","author":[{"dropping-particle":"","family":"Sohlström","given":"Esra H.","non-dropping-particle":"","parse-names":false,"suffix":""},{"dropping-particle":"","family":"Marian","given":"Lucas","non-dropping-particle":"","parse-names":false,"suffix":""},{"dropping-particle":"","family":"Barnes","given":"Andrew D.","non-dropping-particle":"","parse-names":false,"suffix":""},{"dropping-particle":"","family":"Haneda","given":"Noor F.","non-dropping-particle":"","parse-names":false,"suffix":""},{"dropping-particle":"","family":"Scheu","given":"Stefan","non-dropping-particle":"","parse-names":false,"suffix":""},{"dropping-particle":"","family":"Rall","given":"Björn C.","non-dropping-particle":"","parse-names":false,"suffix":""},{"dropping-particle":"","family":"Brose","given":"Ulrich","non-dropping-particle":"","parse-names":false,"suffix":""},{"dropping-particle":"","family":"Jochum","given":"Malte","non-dropping-particle":"","parse-names":false,"suffix":""}],"container-title":"Ecology and Evolution","id":"ITEM-1","issue":"24","issued":{"date-parts":[["2018"]]},"page":"12737-12749","title":"Applying generalized allometric regressions to predict live body mass of tropical and temperate arthropods","type":"article-journal","volume":"8"},"uris":["http://www.mendeley.com/documents/?uuid=4d2a627f-3265-40db-a20e-afa2b70c3f31"]},{"id":"ITEM-2","itemData":{"DOI":"10.1242/jeb.218552","ISSN":"14779145","PMID":"32457065","abstract":"Maximum whole-body force production can influence behavioral outcomes for volant taxa, and may also be relevant to aerodynamic optimization in microair vehicles. Here, we describe a new method for measuring maximum force production in free-flying animals, and present associated data for the wandering glider dragonfly. Flight trajectories were repeatedly acquired from pull-up responses by insects dropped in mid-air with submaximal loads attached beneath the center of body mass. Forces were estimated from calculations of the maximum time-averaged acceleration through time, and multiple estimates were obtained per individual so as to statistically facilitate approximation of maximum capacity through use of the Weibull distribution. On a group level, wandering glider dragonflies were here estimated to be capable of producing total aerodynamic force equal to </w:instrText>
      </w:r>
      <w:r w:rsidR="00BA28C6">
        <w:rPr>
          <w:rFonts w:ascii="Cambria Math" w:hAnsi="Cambria Math" w:cs="Cambria Math"/>
        </w:rPr>
        <w:instrText>∼</w:instrText>
      </w:r>
      <w:r w:rsidR="00BA28C6">
        <w:rPr>
          <w:rFonts w:ascii="Times New Roman" w:hAnsi="Times New Roman" w:cs="Times New Roman"/>
        </w:rPr>
        <w:instrText>4.3 times their own body weight, a value which significantly exceeds earlier estimates made for load-lifting dragonflies, and also for other volant taxa in sustained vertical load-lifting experiments. Maximum force production varied isometrically with body mass. Falling and recovery flight with submaximal load represents a new context for evaluating limits to force production by flying animals.","author":[{"dropping-particle":"","family":"Su","given":"Guanting","non-dropping-particle":"","parse-names":false,"suffix":""},{"dropping-particle":"","family":"Dudley","given":"Robert","non-dropping-particle":"","parse-names":false,"suffix":""},{"dropping-particle":"","family":"Pan","given":"Tianyu","non-dropping-particle":"","parse-names":false,"suffix":""},{"dropping-particle":"","family":"Zheng","given":"Mengzong","non-dropping-particle":"","parse-names":false,"suffix":""},{"dropping-particle":"","family":"Peng","given":"Liansong","non-dropping-particle":"","parse-names":false,"suffix":""},{"dropping-particle":"","family":"Li","given":"Qiushi","non-dropping-particle":"","parse-names":false,"suffix":""}],"container-title":"The Journal of experimental biology","id":"ITEM-2","issue":"May","issued":{"date-parts":[["2020"]]},"title":"Maximum aerodynamic force production by the wandering glider dragonfly (Pantala flavescens, Libellulidae)","type":"article-journal","volume":"223"},"uris":["http://www.mendeley.com/documents/?uuid=196946df-9bc1-42d3-acfa-6116daf69e26"]},{"id":"ITEM-3","itemData":{"DOI":"10.1007/BF00051836","ISSN":"01688162","abstract":"The fresh and dry weights of each life stage of Mononychellus tanajoa (Bondar) were determined using grouped samples. The eggs, larvae and protonymphs averaged 0.637, 0.625 and 1.013 μg fresh weight, respectively. Male and female deutonymphs averaged 1.209 and 2.715 μg, while male and female adults averaged 1.633 and 7.035 μg fresh weight, respectively. The dry matter content of M. tanajoa across all life stages for both sexes averaged 31%. The accumulation of biomass in male and female M. tanajoa is adequately described by logistic growth functions (with 87 and 98% explained variation, respectively). Maximum growth rates of 0.026 and 0.598 μg dry matter per day for males and females, respectively, were estimated using these fitted functions. © 1993 Science and Technology Letters.","author":[{"dropping-particle":"","family":"Yaninek","given":"J. S.","non-dropping-particle":"","parse-names":false,"suffix":""},{"dropping-particle":"","family":"Gnanvossou","given":"D.","non-dropping-particle":"","parse-names":false,"suffix":""}],"container-title":"Experimental and Applied Acarology","id":"ITEM-3","issue":"10","issued":{"date-parts":[["1993"]]},"page":"775-779","title":"Fresh and dry wei ghts of Mononychellus tanajoa (Acari: Tetranychidae): A functional description of biomass accumulation","type":"article-journal","volume":"17"},"uris":["http://www.mendeley.com/documents/?uuid=87cdc4db-9437-4dd7-bb10-48b31c8b2099"]}],"mendeley":{"formattedCitation":"(Sohlström, Marian, et al., 2018; Su et al., 2020; Yaninek &amp; Gnanvossou, 1993)","plainTextFormattedCitation":"(Sohlström, Marian, et al., 2018; Su et al., 2020; Yaninek &amp; Gnanvossou, 1993)","previouslyFormattedCitation":"(Sohlström, Marian, et al., 2018; Su et al., 2020; Yaninek &amp; Gnanvossou, 1993)"},"properties":{"noteIndex":0},"schema":"https://github.com/citation-style-language/schema/raw/master/csl-citation.json"}</w:instrText>
      </w:r>
      <w:r w:rsidR="00BC4812">
        <w:rPr>
          <w:rFonts w:ascii="Times New Roman" w:hAnsi="Times New Roman" w:cs="Times New Roman"/>
        </w:rPr>
        <w:fldChar w:fldCharType="separate"/>
      </w:r>
      <w:r w:rsidR="00BA28C6" w:rsidRPr="00BA28C6">
        <w:rPr>
          <w:rFonts w:ascii="Times New Roman" w:hAnsi="Times New Roman" w:cs="Times New Roman"/>
          <w:noProof/>
        </w:rPr>
        <w:t>(</w:t>
      </w:r>
      <w:proofErr w:type="spellStart"/>
      <w:r w:rsidR="00BA28C6" w:rsidRPr="00BA28C6">
        <w:rPr>
          <w:rFonts w:ascii="Times New Roman" w:hAnsi="Times New Roman" w:cs="Times New Roman"/>
          <w:noProof/>
        </w:rPr>
        <w:t>Sohlström</w:t>
      </w:r>
      <w:proofErr w:type="spellEnd"/>
      <w:r w:rsidR="00BA28C6" w:rsidRPr="00BA28C6">
        <w:rPr>
          <w:rFonts w:ascii="Times New Roman" w:hAnsi="Times New Roman" w:cs="Times New Roman"/>
          <w:noProof/>
        </w:rPr>
        <w:t>, Marian, et al., 2018; Su et al., 2020; Yaninek &amp; Gnanvossou, 1993)</w:t>
      </w:r>
      <w:r w:rsidR="00BC4812">
        <w:rPr>
          <w:rFonts w:ascii="Times New Roman" w:hAnsi="Times New Roman" w:cs="Times New Roman"/>
        </w:rPr>
        <w:fldChar w:fldCharType="end"/>
      </w:r>
      <w:r w:rsidR="009F76F7">
        <w:rPr>
          <w:rFonts w:ascii="Times New Roman" w:hAnsi="Times New Roman" w:cs="Times New Roman"/>
        </w:rPr>
        <w:t xml:space="preserve"> </w:t>
      </w:r>
      <w:commentRangeStart w:id="6"/>
      <w:r w:rsidR="009F76F7">
        <w:rPr>
          <w:rFonts w:ascii="Times New Roman" w:hAnsi="Times New Roman" w:cs="Times New Roman"/>
        </w:rPr>
        <w:t>CITE OUR DRYAD</w:t>
      </w:r>
      <w:commentRangeEnd w:id="6"/>
      <w:r w:rsidR="009F76F7">
        <w:rPr>
          <w:rStyle w:val="CommentReference"/>
        </w:rPr>
        <w:commentReference w:id="6"/>
      </w:r>
      <w:r w:rsidR="00CD3CD1">
        <w:rPr>
          <w:rFonts w:ascii="Times New Roman" w:hAnsi="Times New Roman" w:cs="Times New Roman"/>
        </w:rPr>
        <w:t>).</w:t>
      </w:r>
      <w:r w:rsidR="00BC4812">
        <w:rPr>
          <w:rFonts w:ascii="Times New Roman" w:hAnsi="Times New Roman" w:cs="Times New Roman"/>
        </w:rPr>
        <w:t xml:space="preserve"> </w:t>
      </w:r>
      <w:r w:rsidR="001C75DC">
        <w:rPr>
          <w:rFonts w:ascii="Times New Roman" w:hAnsi="Times New Roman" w:cs="Times New Roman"/>
        </w:rPr>
        <w:t>Prey masses were taken as the average mass for individuals across species within each family</w:t>
      </w:r>
      <w:r w:rsidR="00012BA5">
        <w:rPr>
          <w:rFonts w:ascii="Times New Roman" w:hAnsi="Times New Roman" w:cs="Times New Roman"/>
        </w:rPr>
        <w:t xml:space="preserve"> (</w:t>
      </w:r>
      <w:r w:rsidR="00183C01">
        <w:rPr>
          <w:rFonts w:ascii="Times New Roman" w:hAnsi="Times New Roman" w:cs="Times New Roman"/>
        </w:rPr>
        <w:t>S</w:t>
      </w:r>
      <w:r w:rsidR="00EE6B0C">
        <w:rPr>
          <w:rFonts w:ascii="Times New Roman" w:hAnsi="Times New Roman" w:cs="Times New Roman"/>
        </w:rPr>
        <w:t>upplementary</w:t>
      </w:r>
      <w:r w:rsidR="00183C01">
        <w:rPr>
          <w:rFonts w:ascii="Times New Roman" w:hAnsi="Times New Roman" w:cs="Times New Roman"/>
        </w:rPr>
        <w:t xml:space="preserve"> Figure </w:t>
      </w:r>
      <w:r w:rsidR="00EE6B0C">
        <w:rPr>
          <w:rFonts w:ascii="Times New Roman" w:hAnsi="Times New Roman" w:cs="Times New Roman"/>
        </w:rPr>
        <w:t>12</w:t>
      </w:r>
      <w:r w:rsidR="00012BA5">
        <w:rPr>
          <w:rFonts w:ascii="Times New Roman" w:hAnsi="Times New Roman" w:cs="Times New Roman"/>
        </w:rPr>
        <w:t>)</w:t>
      </w:r>
      <w:r w:rsidR="001C75DC">
        <w:rPr>
          <w:rFonts w:ascii="Times New Roman" w:hAnsi="Times New Roman" w:cs="Times New Roman"/>
        </w:rPr>
        <w:t xml:space="preserve">. </w:t>
      </w:r>
    </w:p>
    <w:p w14:paraId="38B950A0" w14:textId="77777777" w:rsidR="00546DF8" w:rsidRPr="00606769" w:rsidRDefault="00546DF8" w:rsidP="003F3823">
      <w:pPr>
        <w:rPr>
          <w:rFonts w:ascii="Times New Roman" w:hAnsi="Times New Roman" w:cs="Times New Roman"/>
        </w:rPr>
      </w:pPr>
    </w:p>
    <w:p w14:paraId="26284E1F" w14:textId="012E0E7D" w:rsidR="00FB09BB" w:rsidRDefault="00341F31" w:rsidP="003F3823">
      <w:pPr>
        <w:rPr>
          <w:rFonts w:ascii="Times New Roman" w:hAnsi="Times New Roman" w:cs="Times New Roman"/>
          <w:i/>
          <w:iCs/>
        </w:rPr>
      </w:pPr>
      <w:r>
        <w:rPr>
          <w:rFonts w:ascii="Times New Roman" w:hAnsi="Times New Roman" w:cs="Times New Roman"/>
          <w:i/>
          <w:iCs/>
        </w:rPr>
        <w:t>Dat</w:t>
      </w:r>
      <w:r w:rsidR="00A268CE">
        <w:rPr>
          <w:rFonts w:ascii="Times New Roman" w:hAnsi="Times New Roman" w:cs="Times New Roman"/>
          <w:i/>
          <w:iCs/>
        </w:rPr>
        <w:t>a</w:t>
      </w:r>
      <w:r>
        <w:rPr>
          <w:rFonts w:ascii="Times New Roman" w:hAnsi="Times New Roman" w:cs="Times New Roman"/>
          <w:i/>
          <w:iCs/>
        </w:rPr>
        <w:t xml:space="preserve"> analyses</w:t>
      </w:r>
    </w:p>
    <w:p w14:paraId="59E17121" w14:textId="5854C400" w:rsidR="0016204D" w:rsidRDefault="001C75DC" w:rsidP="00195433">
      <w:pPr>
        <w:rPr>
          <w:rFonts w:ascii="Times New Roman" w:hAnsi="Times New Roman" w:cs="Times New Roman"/>
        </w:rPr>
      </w:pPr>
      <w:r>
        <w:rPr>
          <w:rFonts w:ascii="Times New Roman" w:hAnsi="Times New Roman" w:cs="Times New Roman"/>
        </w:rPr>
        <w:t>To determine</w:t>
      </w:r>
      <w:r w:rsidR="0049241C">
        <w:rPr>
          <w:rFonts w:ascii="Times New Roman" w:hAnsi="Times New Roman" w:cs="Times New Roman"/>
        </w:rPr>
        <w:t xml:space="preserve"> </w:t>
      </w:r>
      <w:r>
        <w:rPr>
          <w:rFonts w:ascii="Times New Roman" w:hAnsi="Times New Roman" w:cs="Times New Roman"/>
        </w:rPr>
        <w:t>whether individual predator size, species, or both predicted prey size</w:t>
      </w:r>
      <w:r w:rsidR="00974823">
        <w:rPr>
          <w:rFonts w:ascii="Times New Roman" w:hAnsi="Times New Roman" w:cs="Times New Roman"/>
        </w:rPr>
        <w:t xml:space="preserve">, </w:t>
      </w:r>
      <w:r>
        <w:rPr>
          <w:rFonts w:ascii="Times New Roman" w:hAnsi="Times New Roman" w:cs="Times New Roman"/>
        </w:rPr>
        <w:t xml:space="preserve">we </w:t>
      </w:r>
      <w:r w:rsidR="00D651E2">
        <w:rPr>
          <w:rFonts w:ascii="Times New Roman" w:hAnsi="Times New Roman" w:cs="Times New Roman"/>
        </w:rPr>
        <w:t>fit a</w:t>
      </w:r>
      <w:r>
        <w:rPr>
          <w:rFonts w:ascii="Times New Roman" w:hAnsi="Times New Roman" w:cs="Times New Roman"/>
        </w:rPr>
        <w:t xml:space="preserve"> </w:t>
      </w:r>
      <w:r w:rsidR="00D651E2">
        <w:rPr>
          <w:rFonts w:ascii="Times New Roman" w:hAnsi="Times New Roman" w:cs="Times New Roman"/>
        </w:rPr>
        <w:t xml:space="preserve">linear mixed effects model </w:t>
      </w:r>
      <w:r>
        <w:rPr>
          <w:rFonts w:ascii="Times New Roman" w:hAnsi="Times New Roman" w:cs="Times New Roman"/>
        </w:rPr>
        <w:t xml:space="preserve">with </w:t>
      </w:r>
      <w:r w:rsidR="00974823">
        <w:rPr>
          <w:rFonts w:ascii="Times New Roman" w:hAnsi="Times New Roman" w:cs="Times New Roman"/>
        </w:rPr>
        <w:t xml:space="preserve">the response variable of </w:t>
      </w:r>
      <w:r w:rsidR="00D651E2">
        <w:rPr>
          <w:rFonts w:ascii="Times New Roman" w:hAnsi="Times New Roman" w:cs="Times New Roman"/>
        </w:rPr>
        <w:t>log</w:t>
      </w:r>
      <w:r w:rsidR="00D651E2" w:rsidRPr="00D651E2">
        <w:rPr>
          <w:rFonts w:ascii="Times New Roman" w:hAnsi="Times New Roman" w:cs="Times New Roman"/>
          <w:vertAlign w:val="subscript"/>
        </w:rPr>
        <w:t>10</w:t>
      </w:r>
      <w:r w:rsidR="00D651E2">
        <w:rPr>
          <w:rFonts w:ascii="Times New Roman" w:hAnsi="Times New Roman" w:cs="Times New Roman"/>
        </w:rPr>
        <w:t xml:space="preserve"> </w:t>
      </w:r>
      <w:r w:rsidR="00974823">
        <w:rPr>
          <w:rFonts w:ascii="Times New Roman" w:hAnsi="Times New Roman" w:cs="Times New Roman"/>
        </w:rPr>
        <w:t xml:space="preserve">prey </w:t>
      </w:r>
      <w:r w:rsidR="00D651E2">
        <w:rPr>
          <w:rFonts w:ascii="Times New Roman" w:hAnsi="Times New Roman" w:cs="Times New Roman"/>
        </w:rPr>
        <w:t xml:space="preserve">mass (in mg) and predictor variables of </w:t>
      </w:r>
      <w:r w:rsidR="00F1286E">
        <w:rPr>
          <w:rFonts w:ascii="Times New Roman" w:hAnsi="Times New Roman" w:cs="Times New Roman"/>
        </w:rPr>
        <w:t>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predator mass (in mg)</w:t>
      </w:r>
      <w:r w:rsidR="00D651E2">
        <w:rPr>
          <w:rFonts w:ascii="Times New Roman" w:hAnsi="Times New Roman" w:cs="Times New Roman"/>
        </w:rPr>
        <w:t>,</w:t>
      </w:r>
      <w:r w:rsidR="00F1286E">
        <w:rPr>
          <w:rFonts w:ascii="Times New Roman" w:hAnsi="Times New Roman" w:cs="Times New Roman"/>
        </w:rPr>
        <w:t xml:space="preserve"> species identity</w:t>
      </w:r>
      <w:r w:rsidR="00D651E2">
        <w:rPr>
          <w:rFonts w:ascii="Times New Roman" w:hAnsi="Times New Roman" w:cs="Times New Roman"/>
        </w:rPr>
        <w:t>, and their interaction</w:t>
      </w:r>
      <w:r w:rsidR="00F1286E">
        <w:rPr>
          <w:rFonts w:ascii="Times New Roman" w:hAnsi="Times New Roman" w:cs="Times New Roman"/>
        </w:rPr>
        <w:t xml:space="preserve">, with a random effect of predator individual. </w:t>
      </w:r>
      <w:r w:rsidR="001D7A89">
        <w:rPr>
          <w:rFonts w:ascii="Times New Roman" w:hAnsi="Times New Roman" w:cs="Times New Roman"/>
        </w:rPr>
        <w:t>Then</w:t>
      </w:r>
      <w:r w:rsidR="0049241C">
        <w:rPr>
          <w:rFonts w:ascii="Times New Roman" w:hAnsi="Times New Roman" w:cs="Times New Roman"/>
        </w:rPr>
        <w:t>, t</w:t>
      </w:r>
      <w:r w:rsidR="00D9232A">
        <w:rPr>
          <w:rFonts w:ascii="Times New Roman" w:hAnsi="Times New Roman" w:cs="Times New Roman"/>
        </w:rPr>
        <w:t>o explore</w:t>
      </w:r>
      <w:r w:rsidR="0049241C">
        <w:rPr>
          <w:rFonts w:ascii="Times New Roman" w:hAnsi="Times New Roman" w:cs="Times New Roman"/>
        </w:rPr>
        <w:t xml:space="preserve"> </w:t>
      </w:r>
      <w:r w:rsidR="00C66B85">
        <w:rPr>
          <w:rFonts w:ascii="Times New Roman" w:hAnsi="Times New Roman" w:cs="Times New Roman"/>
        </w:rPr>
        <w:t xml:space="preserve">whether </w:t>
      </w:r>
      <w:r w:rsidR="00D9232A">
        <w:rPr>
          <w:rFonts w:ascii="Times New Roman" w:hAnsi="Times New Roman" w:cs="Times New Roman"/>
        </w:rPr>
        <w:t xml:space="preserve">predator </w:t>
      </w:r>
      <w:r w:rsidR="002B7BAF">
        <w:rPr>
          <w:rFonts w:ascii="Times New Roman" w:hAnsi="Times New Roman" w:cs="Times New Roman"/>
        </w:rPr>
        <w:t xml:space="preserve">hunting </w:t>
      </w:r>
      <w:r w:rsidR="00D9232A">
        <w:rPr>
          <w:rFonts w:ascii="Times New Roman" w:hAnsi="Times New Roman" w:cs="Times New Roman"/>
        </w:rPr>
        <w:t xml:space="preserve">traits </w:t>
      </w:r>
      <w:r w:rsidR="001D7A89">
        <w:rPr>
          <w:rFonts w:ascii="Times New Roman" w:hAnsi="Times New Roman" w:cs="Times New Roman"/>
        </w:rPr>
        <w:t>or predator phylogeny</w:t>
      </w:r>
      <w:r w:rsidR="00D9232A">
        <w:rPr>
          <w:rFonts w:ascii="Times New Roman" w:hAnsi="Times New Roman" w:cs="Times New Roman"/>
        </w:rPr>
        <w:t xml:space="preserve"> influence</w:t>
      </w:r>
      <w:r w:rsidR="001D7A89">
        <w:rPr>
          <w:rFonts w:ascii="Times New Roman" w:hAnsi="Times New Roman" w:cs="Times New Roman"/>
        </w:rPr>
        <w:t>s</w:t>
      </w:r>
      <w:r w:rsidR="00D9232A">
        <w:rPr>
          <w:rFonts w:ascii="Times New Roman" w:hAnsi="Times New Roman" w:cs="Times New Roman"/>
        </w:rPr>
        <w:t xml:space="preserve"> predator-prey size ratios, we divided predators based on whether or not the predator species </w:t>
      </w:r>
      <w:r w:rsidR="00FE0C10">
        <w:rPr>
          <w:rFonts w:ascii="Times New Roman" w:hAnsi="Times New Roman" w:cs="Times New Roman"/>
        </w:rPr>
        <w:t>was an active versus non-active (e.g. sit-and-wait) hunter</w:t>
      </w:r>
      <w:r w:rsidR="00CD3CD1">
        <w:rPr>
          <w:rFonts w:ascii="Times New Roman" w:hAnsi="Times New Roman" w:cs="Times New Roman"/>
        </w:rPr>
        <w:t xml:space="preserve"> </w:t>
      </w:r>
      <w:r w:rsidR="00BC4812">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{"citationItems":[{"id":"ITEM-1","itemData":{"DOI":"10.1126/science.1152355","ISBN":"0036-8075","ISSN":"00368075","PMID":"18276890","abstract":"The way predators control their prey populations is determined by the interplay between predator hunting mode and prey antipredator behavior. It is uncertain, however, how the effects of such interplay control ecosystem function. A 3-year experiment in grassland mesocosms revealed that actively hunting spiders reduced plant species diversity and enhanced aboveground net primary production and nitrogen mineralization rate, whereas sit-and-wait ambush spiders had opposite effects. These effects arise from the different responses to the two different predators by their grasshopper prey-the dominant herbivore species that controls plant species composition and accordingly ecosystem functioning. Predator hunting mode is thus a key functional trait that can help to explain variation in the nature of top-down control of ecosystems.","author":[{"dropping-particle":"","family":"Schmitz","given":"Oswald J.","non-dropping-particle":"","parse-names":false,"suffix":""}],"container-title":"Science","id":"ITEM-1","issue":"5865","issued":{"date-parts":[["2008"]]},"page":"952-954","title":"Effects of predator hunting mode on grassland ecosystem function","type":"article-journal","volume":"319"},"uris":["http://www.mendeley.com/documents/?uuid=73052aeb-11a1-4150-9585-e9589cd98b1b"]}],"mendeley":{"formattedCitation":"(Schmitz, 2008)","plainTextFormattedCitation":"(Schmitz, 2008)","previouslyFormattedCitation":"(Schmitz, 2008)"},"properties":{"noteIndex":0},"schema":"https://github.com/citation-style-language/schema/raw/master/csl-citation.json"}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(Schmitz, 2008)</w:t>
      </w:r>
      <w:r w:rsidR="00BC4812">
        <w:rPr>
          <w:rFonts w:ascii="Times New Roman" w:hAnsi="Times New Roman" w:cs="Times New Roman"/>
        </w:rPr>
        <w:fldChar w:fldCharType="end"/>
      </w:r>
      <w:r w:rsidR="00BC4812">
        <w:rPr>
          <w:rFonts w:ascii="Times New Roman" w:hAnsi="Times New Roman" w:cs="Times New Roman"/>
        </w:rPr>
        <w:t>,</w:t>
      </w:r>
      <w:r w:rsidR="00FE0C10">
        <w:rPr>
          <w:rFonts w:ascii="Times New Roman" w:hAnsi="Times New Roman" w:cs="Times New Roman"/>
        </w:rPr>
        <w:t xml:space="preserve"> </w:t>
      </w:r>
      <w:r w:rsidR="00D9232A">
        <w:rPr>
          <w:rFonts w:ascii="Times New Roman" w:hAnsi="Times New Roman" w:cs="Times New Roman"/>
        </w:rPr>
        <w:t>uses webs to either capture or subdue prey</w:t>
      </w:r>
      <w:r w:rsidR="001D7A89">
        <w:rPr>
          <w:rFonts w:ascii="Times New Roman" w:hAnsi="Times New Roman" w:cs="Times New Roman"/>
        </w:rPr>
        <w:t xml:space="preserve">, </w:t>
      </w:r>
      <w:r w:rsidR="00FE0C10">
        <w:rPr>
          <w:rFonts w:ascii="Times New Roman" w:hAnsi="Times New Roman" w:cs="Times New Roman"/>
        </w:rPr>
        <w:t>or uses venom to subdue prey</w:t>
      </w:r>
      <w:r w:rsidR="00D9232A">
        <w:rPr>
          <w:rFonts w:ascii="Times New Roman" w:hAnsi="Times New Roman" w:cs="Times New Roman"/>
        </w:rPr>
        <w:t>. We determined the ratio of predator to prey size for each of these interactions (raw predator mass/prey mass) and then built a</w:t>
      </w:r>
      <w:r w:rsidR="00355E52">
        <w:rPr>
          <w:rFonts w:ascii="Times New Roman" w:hAnsi="Times New Roman" w:cs="Times New Roman"/>
        </w:rPr>
        <w:t xml:space="preserve"> set of</w:t>
      </w:r>
      <w:r w:rsidR="00D9232A">
        <w:rPr>
          <w:rFonts w:ascii="Times New Roman" w:hAnsi="Times New Roman" w:cs="Times New Roman"/>
        </w:rPr>
        <w:t xml:space="preserve"> linear mixed model</w:t>
      </w:r>
      <w:r w:rsidR="00355E52">
        <w:rPr>
          <w:rFonts w:ascii="Times New Roman" w:hAnsi="Times New Roman" w:cs="Times New Roman"/>
        </w:rPr>
        <w:t>s</w:t>
      </w:r>
      <w:r w:rsidR="00D9232A">
        <w:rPr>
          <w:rFonts w:ascii="Times New Roman" w:hAnsi="Times New Roman" w:cs="Times New Roman"/>
        </w:rPr>
        <w:t xml:space="preserve"> of this ratio (log transformed for data normality) as the response variable, </w:t>
      </w:r>
      <w:r w:rsidR="00355E52">
        <w:rPr>
          <w:rFonts w:ascii="Times New Roman" w:hAnsi="Times New Roman" w:cs="Times New Roman"/>
        </w:rPr>
        <w:t xml:space="preserve">and each type of predator trait as a predictor variable (one model with web-building, venom use, and active versus non-active hunting). </w:t>
      </w:r>
      <w:r w:rsidR="001D7A89">
        <w:rPr>
          <w:rFonts w:ascii="Times New Roman" w:hAnsi="Times New Roman" w:cs="Times New Roman"/>
        </w:rPr>
        <w:t xml:space="preserve">We compared these to a predator phylogeny model – choosing to compare the ratio of predator to prey size based on predator class. </w:t>
      </w:r>
      <w:proofErr w:type="spellStart"/>
      <w:r w:rsidR="00355E52">
        <w:rPr>
          <w:rFonts w:ascii="Times New Roman" w:hAnsi="Times New Roman" w:cs="Times New Roman"/>
        </w:rPr>
        <w:t>In</w:t>
      </w:r>
      <w:proofErr w:type="spellEnd"/>
      <w:r w:rsidR="00355E52">
        <w:rPr>
          <w:rFonts w:ascii="Times New Roman" w:hAnsi="Times New Roman" w:cs="Times New Roman"/>
        </w:rPr>
        <w:t xml:space="preserve"> each of these models, predator individual and predator species identity were </w:t>
      </w:r>
      <w:r w:rsidR="008965C3">
        <w:rPr>
          <w:rFonts w:ascii="Times New Roman" w:hAnsi="Times New Roman" w:cs="Times New Roman"/>
        </w:rPr>
        <w:t xml:space="preserve">considered </w:t>
      </w:r>
      <w:r w:rsidR="00355E52">
        <w:rPr>
          <w:rFonts w:ascii="Times New Roman" w:hAnsi="Times New Roman" w:cs="Times New Roman"/>
        </w:rPr>
        <w:t xml:space="preserve">random effects. </w:t>
      </w:r>
    </w:p>
    <w:p w14:paraId="65F4D188" w14:textId="77777777" w:rsidR="0016204D" w:rsidRDefault="0016204D" w:rsidP="00195433">
      <w:pPr>
        <w:rPr>
          <w:rFonts w:ascii="Times New Roman" w:hAnsi="Times New Roman" w:cs="Times New Roman"/>
        </w:rPr>
      </w:pPr>
    </w:p>
    <w:p w14:paraId="5E35F146" w14:textId="6BD4A181" w:rsidR="0016204D" w:rsidRDefault="0016204D" w:rsidP="00195433">
      <w:pPr>
        <w:rPr>
          <w:rFonts w:ascii="Times New Roman" w:hAnsi="Times New Roman" w:cs="Times New Roman"/>
          <w:i/>
          <w:iCs/>
        </w:rPr>
      </w:pPr>
      <w:r>
        <w:rPr>
          <w:rFonts w:ascii="Times New Roman" w:hAnsi="Times New Roman" w:cs="Times New Roman"/>
          <w:i/>
          <w:iCs/>
        </w:rPr>
        <w:t>Statistical model selection</w:t>
      </w:r>
    </w:p>
    <w:p w14:paraId="29A230B2" w14:textId="56B610D2" w:rsidR="00974823" w:rsidRDefault="00D9232A" w:rsidP="00195433">
      <w:pPr>
        <w:rPr>
          <w:rFonts w:ascii="Times New Roman" w:hAnsi="Times New Roman" w:cs="Times New Roman"/>
        </w:rPr>
      </w:pPr>
      <w:r>
        <w:rPr>
          <w:rFonts w:ascii="Times New Roman" w:hAnsi="Times New Roman" w:cs="Times New Roman"/>
        </w:rPr>
        <w:t xml:space="preserve">For </w:t>
      </w:r>
      <w:r w:rsidR="0016204D">
        <w:rPr>
          <w:rFonts w:ascii="Times New Roman" w:hAnsi="Times New Roman" w:cs="Times New Roman"/>
        </w:rPr>
        <w:t xml:space="preserve">the </w:t>
      </w:r>
      <w:r w:rsidR="0049241C">
        <w:rPr>
          <w:rFonts w:ascii="Times New Roman" w:hAnsi="Times New Roman" w:cs="Times New Roman"/>
        </w:rPr>
        <w:t xml:space="preserve">linear mixed effects </w:t>
      </w:r>
      <w:r w:rsidR="0016204D">
        <w:rPr>
          <w:rFonts w:ascii="Times New Roman" w:hAnsi="Times New Roman" w:cs="Times New Roman"/>
        </w:rPr>
        <w:t>models examining</w:t>
      </w:r>
      <w:r w:rsidR="00C66B85">
        <w:rPr>
          <w:rFonts w:ascii="Times New Roman" w:hAnsi="Times New Roman" w:cs="Times New Roman"/>
        </w:rPr>
        <w:t xml:space="preserve"> how predator</w:t>
      </w:r>
      <w:r w:rsidR="0016204D">
        <w:rPr>
          <w:rFonts w:ascii="Times New Roman" w:hAnsi="Times New Roman" w:cs="Times New Roman"/>
        </w:rPr>
        <w:t xml:space="preserve"> size</w:t>
      </w:r>
      <w:r w:rsidR="00C66B85">
        <w:rPr>
          <w:rFonts w:ascii="Times New Roman" w:hAnsi="Times New Roman" w:cs="Times New Roman"/>
        </w:rPr>
        <w:t xml:space="preserve"> and </w:t>
      </w:r>
      <w:r w:rsidR="0016204D">
        <w:rPr>
          <w:rFonts w:ascii="Times New Roman" w:hAnsi="Times New Roman" w:cs="Times New Roman"/>
        </w:rPr>
        <w:t>species identity</w:t>
      </w:r>
      <w:r w:rsidR="00C66B85">
        <w:rPr>
          <w:rFonts w:ascii="Times New Roman" w:hAnsi="Times New Roman" w:cs="Times New Roman"/>
        </w:rPr>
        <w:t xml:space="preserve"> shape prey size, </w:t>
      </w:r>
      <w:r>
        <w:rPr>
          <w:rFonts w:ascii="Times New Roman" w:hAnsi="Times New Roman" w:cs="Times New Roman"/>
        </w:rPr>
        <w:t>we</w:t>
      </w:r>
      <w:r w:rsidR="00F1286E">
        <w:rPr>
          <w:rFonts w:ascii="Times New Roman" w:hAnsi="Times New Roman" w:cs="Times New Roman"/>
        </w:rPr>
        <w:t xml:space="preserve"> perform</w:t>
      </w:r>
      <w:r>
        <w:rPr>
          <w:rFonts w:ascii="Times New Roman" w:hAnsi="Times New Roman" w:cs="Times New Roman"/>
        </w:rPr>
        <w:t>ed</w:t>
      </w:r>
      <w:r w:rsidR="00F1286E">
        <w:rPr>
          <w:rFonts w:ascii="Times New Roman" w:hAnsi="Times New Roman" w:cs="Times New Roman"/>
        </w:rPr>
        <w:t xml:space="preserve"> model selection</w:t>
      </w:r>
      <w:r w:rsidR="0016204D">
        <w:rPr>
          <w:rFonts w:ascii="Times New Roman" w:hAnsi="Times New Roman" w:cs="Times New Roman"/>
        </w:rPr>
        <w:t xml:space="preserve"> </w:t>
      </w:r>
      <w:r>
        <w:rPr>
          <w:rFonts w:ascii="Times New Roman" w:hAnsi="Times New Roman" w:cs="Times New Roman"/>
        </w:rPr>
        <w:t>using the</w:t>
      </w:r>
      <w:r w:rsidR="00F1286E">
        <w:rPr>
          <w:rFonts w:ascii="Times New Roman" w:hAnsi="Times New Roman" w:cs="Times New Roman"/>
        </w:rPr>
        <w:t xml:space="preserve"> dredge() function in the </w:t>
      </w:r>
      <w:proofErr w:type="spellStart"/>
      <w:r w:rsidR="00F1286E">
        <w:rPr>
          <w:rFonts w:ascii="Times New Roman" w:hAnsi="Times New Roman" w:cs="Times New Roman"/>
        </w:rPr>
        <w:t>MuMIn</w:t>
      </w:r>
      <w:proofErr w:type="spellEnd"/>
      <w:r w:rsidR="00F1286E">
        <w:rPr>
          <w:rFonts w:ascii="Times New Roman" w:hAnsi="Times New Roman" w:cs="Times New Roman"/>
        </w:rPr>
        <w:t xml:space="preserve"> package i</w:t>
      </w:r>
      <w:r w:rsidR="002A4EE8">
        <w:rPr>
          <w:rFonts w:ascii="Times New Roman" w:hAnsi="Times New Roman" w:cs="Times New Roman"/>
        </w:rPr>
        <w:t>n R</w:t>
      </w:r>
      <w:r w:rsidR="00F1286E">
        <w:rPr>
          <w:rFonts w:ascii="Times New Roman" w:hAnsi="Times New Roman" w:cs="Times New Roman"/>
        </w:rPr>
        <w:t xml:space="preserve"> (</w:t>
      </w:r>
      <w:r w:rsidR="002A4EE8">
        <w:rPr>
          <w:rFonts w:ascii="Times New Roman" w:hAnsi="Times New Roman" w:cs="Times New Roman"/>
        </w:rPr>
        <w:t xml:space="preserve">package version 1.43.17, </w:t>
      </w:r>
      <w:r w:rsidR="00BC4812">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{"citationItems":[{"id":"ITEM-1","itemData":{"author":[{"dropping-particle":"","family":"Barton","given":"Kamil","non-dropping-particle":"","parse-names":false,"suffix":""}],"id":"ITEM-1","issued":{"date-parts":[["2020"]]},"number":"1.43.17","title":"MuMIn: Multi-Model Inference","type":"article"},"uris":["http://www.mendeley.com/documents/?uuid=1a459a1d-d83e-435c-9380-c50c74f662c9"]}],"mendeley":{"formattedCitation":"(Barton, 2020)","plainTextFormattedCitation":"(Barton, 2020)","previouslyFormattedCitation":"(Barton, 2020)"},"properties":{"noteIndex":0},"schema":"https://github.com/citation-style-language/schema/raw/master/csl-citation.json"}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(Barton, 2020)</w:t>
      </w:r>
      <w:r w:rsidR="00BC4812">
        <w:rPr>
          <w:rFonts w:ascii="Times New Roman" w:hAnsi="Times New Roman" w:cs="Times New Roman"/>
        </w:rPr>
        <w:fldChar w:fldCharType="end"/>
      </w:r>
      <w:r w:rsidR="00CD3CD1">
        <w:rPr>
          <w:rFonts w:ascii="Times New Roman" w:hAnsi="Times New Roman" w:cs="Times New Roman"/>
        </w:rPr>
        <w:t>)</w:t>
      </w:r>
      <w:r w:rsidR="00F1286E">
        <w:rPr>
          <w:rFonts w:ascii="Times New Roman" w:hAnsi="Times New Roman" w:cs="Times New Roman"/>
        </w:rPr>
        <w:t xml:space="preserve"> to compare nested models</w:t>
      </w:r>
      <w:r w:rsidR="0027142C">
        <w:rPr>
          <w:rFonts w:ascii="Times New Roman" w:hAnsi="Times New Roman" w:cs="Times New Roman"/>
        </w:rPr>
        <w:t xml:space="preserve"> (n = 5 models)</w:t>
      </w:r>
      <w:r>
        <w:rPr>
          <w:rFonts w:ascii="Times New Roman" w:hAnsi="Times New Roman" w:cs="Times New Roman"/>
        </w:rPr>
        <w:t xml:space="preserve"> </w:t>
      </w:r>
      <w:r w:rsidR="00F1286E">
        <w:rPr>
          <w:rFonts w:ascii="Times New Roman" w:hAnsi="Times New Roman" w:cs="Times New Roman"/>
        </w:rPr>
        <w:t xml:space="preserve">and chose the model with the lowest </w:t>
      </w:r>
      <w:proofErr w:type="spellStart"/>
      <w:r w:rsidR="00F1286E">
        <w:rPr>
          <w:rFonts w:ascii="Times New Roman" w:hAnsi="Times New Roman" w:cs="Times New Roman"/>
        </w:rPr>
        <w:t>AICc</w:t>
      </w:r>
      <w:proofErr w:type="spellEnd"/>
      <w:r w:rsidR="00F1286E">
        <w:rPr>
          <w:rFonts w:ascii="Times New Roman" w:hAnsi="Times New Roman" w:cs="Times New Roman"/>
        </w:rPr>
        <w:t xml:space="preserve"> value.</w:t>
      </w:r>
      <w:r w:rsidR="00C66B85">
        <w:rPr>
          <w:rFonts w:ascii="Times New Roman" w:hAnsi="Times New Roman" w:cs="Times New Roman"/>
        </w:rPr>
        <w:t xml:space="preserve"> To compare the predator trait models, we performed model selection by comparing </w:t>
      </w:r>
      <w:proofErr w:type="spellStart"/>
      <w:r w:rsidR="00C66B85">
        <w:rPr>
          <w:rFonts w:ascii="Times New Roman" w:hAnsi="Times New Roman" w:cs="Times New Roman"/>
        </w:rPr>
        <w:t>AICc</w:t>
      </w:r>
      <w:proofErr w:type="spellEnd"/>
      <w:r w:rsidR="00C66B85">
        <w:rPr>
          <w:rFonts w:ascii="Times New Roman" w:hAnsi="Times New Roman" w:cs="Times New Roman"/>
        </w:rPr>
        <w:t xml:space="preserve"> values for </w:t>
      </w:r>
      <w:r w:rsidR="001D7A89">
        <w:rPr>
          <w:rFonts w:ascii="Times New Roman" w:hAnsi="Times New Roman" w:cs="Times New Roman"/>
        </w:rPr>
        <w:t xml:space="preserve">these </w:t>
      </w:r>
      <w:r w:rsidR="00C66B85">
        <w:rPr>
          <w:rFonts w:ascii="Times New Roman" w:hAnsi="Times New Roman" w:cs="Times New Roman"/>
        </w:rPr>
        <w:t>models</w:t>
      </w:r>
      <w:r w:rsidR="00F66AC9">
        <w:rPr>
          <w:rFonts w:ascii="Times New Roman" w:hAnsi="Times New Roman" w:cs="Times New Roman"/>
        </w:rPr>
        <w:t xml:space="preserve"> </w:t>
      </w:r>
      <w:r w:rsidR="001D7A89">
        <w:rPr>
          <w:rFonts w:ascii="Times New Roman" w:hAnsi="Times New Roman" w:cs="Times New Roman"/>
        </w:rPr>
        <w:t xml:space="preserve">(n = 4) </w:t>
      </w:r>
      <w:r w:rsidR="00F66AC9">
        <w:rPr>
          <w:rFonts w:ascii="Times New Roman" w:hAnsi="Times New Roman" w:cs="Times New Roman"/>
        </w:rPr>
        <w:t>along with a null model with no predictor variables</w:t>
      </w:r>
      <w:r w:rsidR="00C66B85">
        <w:rPr>
          <w:rFonts w:ascii="Times New Roman" w:hAnsi="Times New Roman" w:cs="Times New Roman"/>
        </w:rPr>
        <w:t>.</w:t>
      </w:r>
      <w:r w:rsidR="0016204D">
        <w:rPr>
          <w:rFonts w:ascii="Times New Roman" w:hAnsi="Times New Roman" w:cs="Times New Roman"/>
        </w:rPr>
        <w:t xml:space="preserve"> For all models, w</w:t>
      </w:r>
      <w:r w:rsidR="00F1286E">
        <w:rPr>
          <w:rFonts w:ascii="Times New Roman" w:hAnsi="Times New Roman" w:cs="Times New Roman"/>
        </w:rPr>
        <w:t>e verified model assumptions</w:t>
      </w:r>
      <w:r w:rsidR="00921B5B">
        <w:rPr>
          <w:rFonts w:ascii="Times New Roman" w:hAnsi="Times New Roman" w:cs="Times New Roman"/>
        </w:rPr>
        <w:t xml:space="preserve"> for best-fitting </w:t>
      </w:r>
      <w:r w:rsidR="00F1286E">
        <w:rPr>
          <w:rFonts w:ascii="Times New Roman" w:hAnsi="Times New Roman" w:cs="Times New Roman"/>
        </w:rPr>
        <w:t xml:space="preserve">using the </w:t>
      </w:r>
      <w:proofErr w:type="spellStart"/>
      <w:r w:rsidR="00F1286E">
        <w:rPr>
          <w:rFonts w:ascii="Times New Roman" w:hAnsi="Times New Roman" w:cs="Times New Roman"/>
        </w:rPr>
        <w:t>DHARMa</w:t>
      </w:r>
      <w:proofErr w:type="spellEnd"/>
      <w:r w:rsidR="00F1286E">
        <w:rPr>
          <w:rFonts w:ascii="Times New Roman" w:hAnsi="Times New Roman" w:cs="Times New Roman"/>
        </w:rPr>
        <w:t xml:space="preserve"> package in R (</w:t>
      </w:r>
      <w:r w:rsidR="002A4EE8">
        <w:rPr>
          <w:rFonts w:ascii="Times New Roman" w:hAnsi="Times New Roman" w:cs="Times New Roman"/>
        </w:rPr>
        <w:t xml:space="preserve">version 0.3.3.0, </w:t>
      </w:r>
      <w:r w:rsidR="00BC4812">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Hartig","given":"Florian","non-dropping-particle":"","parse-names":false,"suffix":""}],"id":"ITEM-1","issued":{"date-parts":[["2020"]]},"title":"DHARMa","type":"article"},"uris":["http://www.mendeley.com/documents/?uuid=3f24aadd-9c91-477f-b5a2-b6cbaf31d9ec"]}],"mendeley":{"formattedCitation":"(Hartig, 2020)","plainTextFormattedCitation":"(Hartig, 2020)","previouslyFormattedCitation":"(Hartig, 2020)"},"properties":{"noteIndex":0},"schema":"https://github.com/citation-style-language/schema/raw/master/csl-citation.json"}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(Hartig, 2020)</w:t>
      </w:r>
      <w:r w:rsidR="00BC4812">
        <w:rPr>
          <w:rFonts w:ascii="Times New Roman" w:hAnsi="Times New Roman" w:cs="Times New Roman"/>
        </w:rPr>
        <w:fldChar w:fldCharType="end"/>
      </w:r>
      <w:r w:rsidR="00CD3CD1">
        <w:rPr>
          <w:rFonts w:ascii="Times New Roman" w:hAnsi="Times New Roman" w:cs="Times New Roman"/>
        </w:rPr>
        <w:t>)</w:t>
      </w:r>
      <w:r w:rsidR="00BC4812">
        <w:rPr>
          <w:rFonts w:ascii="Times New Roman" w:hAnsi="Times New Roman" w:cs="Times New Roman"/>
        </w:rPr>
        <w:t>.</w:t>
      </w:r>
      <w:r w:rsidR="00F1286E">
        <w:rPr>
          <w:rFonts w:ascii="Times New Roman" w:hAnsi="Times New Roman" w:cs="Times New Roman"/>
        </w:rPr>
        <w:t xml:space="preserve"> </w:t>
      </w:r>
      <w:r w:rsidR="000121A2">
        <w:rPr>
          <w:rFonts w:ascii="Times New Roman" w:hAnsi="Times New Roman" w:cs="Times New Roman"/>
        </w:rPr>
        <w:t>The color palette</w:t>
      </w:r>
      <w:r w:rsidR="002B75ED">
        <w:rPr>
          <w:rFonts w:ascii="Times New Roman" w:hAnsi="Times New Roman" w:cs="Times New Roman"/>
        </w:rPr>
        <w:t xml:space="preserve"> in our figures is</w:t>
      </w:r>
      <w:r w:rsidR="00742C9E">
        <w:rPr>
          <w:rFonts w:ascii="Times New Roman" w:hAnsi="Times New Roman" w:cs="Times New Roman"/>
        </w:rPr>
        <w:t xml:space="preserve"> from the </w:t>
      </w:r>
      <w:proofErr w:type="spellStart"/>
      <w:r w:rsidR="00742C9E">
        <w:rPr>
          <w:rFonts w:ascii="Times New Roman" w:hAnsi="Times New Roman" w:cs="Times New Roman"/>
        </w:rPr>
        <w:t>calecopal</w:t>
      </w:r>
      <w:proofErr w:type="spellEnd"/>
      <w:r w:rsidR="00742C9E">
        <w:rPr>
          <w:rFonts w:ascii="Times New Roman" w:hAnsi="Times New Roman" w:cs="Times New Roman"/>
        </w:rPr>
        <w:t xml:space="preserve"> package (</w:t>
      </w:r>
      <w:r w:rsidR="00E85FFB">
        <w:rPr>
          <w:rFonts w:ascii="Times New Roman" w:hAnsi="Times New Roman" w:cs="Times New Roman"/>
        </w:rPr>
        <w:t xml:space="preserve">version 0.1.0, </w:t>
      </w:r>
      <w:r w:rsidR="00BC4812">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Bui","given":"An","non-dropping-particle":"","parse-names":false,"suffix":""},{"dropping-particle":"","family":"Lowman","given":"Heili","non-dropping-particle":"","parse-names":false,"suffix":""},{"dropping-particle":"","family":"Guerra","given":"Ana Sofia","non-dropping-particle":"","parse-names":false,"suffix":""},{"dropping-particle":"","family":"Miller-ter Kuile","given":"Ana","non-dropping-particle":"","parse-names":false,"suffix":""}],"id":"ITEM-1","issued":{"date-parts":[["2020"]]},"number":"0.1.0","title":"calecopal: A California-inspired Package of Color Palettes","type":"article"},"uris":["http://www.mendeley.com/documents/?uuid=86271a29-1e63-4940-be17-7f6fba639faf"]}],"mendeley":{"formattedCitation":"(Bui, Lowman, Guerra, &amp; Miller-ter Kuile, 2020)","plainTextFormattedCitation":"(Bui, Lowman, Guerra, &amp; Miller-ter Kuile, 2020)","previouslyFormattedCitation":"(Bui, Lowman, Guerra, &amp; Miller-ter Kuile, 2020)"},"properties":{"noteIndex":0},"schema":"https://github.com/citation-style-language/schema/raw/master/csl-citation.json"}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(Bui, Lowman, Guerra, &amp; Miller-ter Kuile, 2020)</w:t>
      </w:r>
      <w:r w:rsidR="00BC4812">
        <w:rPr>
          <w:rFonts w:ascii="Times New Roman" w:hAnsi="Times New Roman" w:cs="Times New Roman"/>
        </w:rPr>
        <w:fldChar w:fldCharType="end"/>
      </w:r>
      <w:r w:rsidR="00CD3CD1">
        <w:rPr>
          <w:rFonts w:ascii="Times New Roman" w:hAnsi="Times New Roman" w:cs="Times New Roman"/>
        </w:rPr>
        <w:t>)</w:t>
      </w:r>
      <w:r w:rsidR="00BC4812">
        <w:rPr>
          <w:rFonts w:ascii="Times New Roman" w:hAnsi="Times New Roman" w:cs="Times New Roman"/>
        </w:rPr>
        <w:t>.</w:t>
      </w:r>
      <w:r w:rsidR="00742C9E">
        <w:rPr>
          <w:rFonts w:ascii="Times New Roman" w:hAnsi="Times New Roman" w:cs="Times New Roman"/>
        </w:rPr>
        <w:t xml:space="preserve"> </w:t>
      </w:r>
    </w:p>
    <w:p w14:paraId="3D9D6936" w14:textId="77777777" w:rsidR="00FC6BBF" w:rsidRDefault="00FC6BBF" w:rsidP="003F3823">
      <w:pPr>
        <w:rPr>
          <w:rFonts w:ascii="Times New Roman" w:hAnsi="Times New Roman" w:cs="Times New Roman"/>
          <w:b/>
        </w:rPr>
      </w:pPr>
    </w:p>
    <w:p w14:paraId="0E8AAA72" w14:textId="5B5DEEC2" w:rsidR="00DD2339" w:rsidRPr="00CD2D4F" w:rsidRDefault="00A20941" w:rsidP="003F3823">
      <w:pPr>
        <w:rPr>
          <w:rFonts w:ascii="Times New Roman" w:hAnsi="Times New Roman" w:cs="Times New Roman"/>
          <w:b/>
        </w:rPr>
      </w:pPr>
      <w:r w:rsidRPr="00B701CD">
        <w:rPr>
          <w:rFonts w:ascii="Times New Roman" w:hAnsi="Times New Roman" w:cs="Times New Roman"/>
          <w:b/>
        </w:rPr>
        <w:t>Results</w:t>
      </w:r>
    </w:p>
    <w:p w14:paraId="6A6F7E45" w14:textId="5E365CA4" w:rsidR="00D73CAB" w:rsidRPr="0040503F" w:rsidRDefault="00D73CAB" w:rsidP="003F3823">
      <w:pPr>
        <w:rPr>
          <w:rFonts w:ascii="Times New Roman" w:hAnsi="Times New Roman" w:cs="Times New Roman"/>
          <w:bCs/>
        </w:rPr>
      </w:pPr>
      <w:r w:rsidRPr="0040503F">
        <w:rPr>
          <w:rFonts w:ascii="Times New Roman" w:hAnsi="Times New Roman" w:cs="Times New Roman"/>
          <w:bCs/>
          <w:i/>
          <w:iCs/>
        </w:rPr>
        <w:t>DNA extraction</w:t>
      </w:r>
      <w:r>
        <w:rPr>
          <w:rFonts w:ascii="Times New Roman" w:hAnsi="Times New Roman" w:cs="Times New Roman"/>
          <w:bCs/>
          <w:i/>
          <w:iCs/>
        </w:rPr>
        <w:t>, PCR amplification, library preparation, sequencing, denoising</w:t>
      </w:r>
      <w:r w:rsidR="000457E2">
        <w:rPr>
          <w:rFonts w:ascii="Times New Roman" w:hAnsi="Times New Roman" w:cs="Times New Roman"/>
          <w:bCs/>
          <w:i/>
          <w:iCs/>
        </w:rPr>
        <w:t>, and ASV taxonomy</w:t>
      </w:r>
    </w:p>
    <w:p w14:paraId="011E7E1C" w14:textId="59634608" w:rsidR="00121B45" w:rsidRDefault="00121B45" w:rsidP="003F3823">
      <w:pPr>
        <w:rPr>
          <w:rFonts w:ascii="Times New Roman" w:hAnsi="Times New Roman" w:cs="Times New Roman"/>
          <w:bCs/>
        </w:rPr>
      </w:pPr>
      <w:r>
        <w:rPr>
          <w:rFonts w:ascii="Times New Roman" w:hAnsi="Times New Roman" w:cs="Times New Roman"/>
          <w:bCs/>
        </w:rPr>
        <w:t>Complete r</w:t>
      </w:r>
      <w:r w:rsidR="00757A05">
        <w:rPr>
          <w:rFonts w:ascii="Times New Roman" w:hAnsi="Times New Roman" w:cs="Times New Roman"/>
          <w:bCs/>
        </w:rPr>
        <w:t xml:space="preserve">esults and QC for each step of the DNA sequencing protocol can be found in the Supplementary </w:t>
      </w:r>
      <w:commentRangeStart w:id="7"/>
      <w:r w:rsidR="00757A05">
        <w:rPr>
          <w:rFonts w:ascii="Times New Roman" w:hAnsi="Times New Roman" w:cs="Times New Roman"/>
          <w:bCs/>
        </w:rPr>
        <w:t>Information</w:t>
      </w:r>
      <w:commentRangeEnd w:id="7"/>
      <w:r w:rsidR="009179E9">
        <w:rPr>
          <w:rStyle w:val="CommentReference"/>
        </w:rPr>
        <w:commentReference w:id="7"/>
      </w:r>
      <w:r w:rsidR="00757A05">
        <w:rPr>
          <w:rFonts w:ascii="Times New Roman" w:hAnsi="Times New Roman" w:cs="Times New Roman"/>
          <w:bCs/>
        </w:rPr>
        <w:t xml:space="preserve">. </w:t>
      </w:r>
      <w:r w:rsidR="00F16471">
        <w:rPr>
          <w:rFonts w:ascii="Times New Roman" w:hAnsi="Times New Roman" w:cs="Times New Roman"/>
          <w:bCs/>
        </w:rPr>
        <w:t>Our data and code can be found ___</w:t>
      </w:r>
    </w:p>
    <w:p w14:paraId="55BFADB0" w14:textId="77777777" w:rsidR="00121B45" w:rsidRDefault="00121B45" w:rsidP="003F3823">
      <w:pPr>
        <w:rPr>
          <w:rFonts w:ascii="Times New Roman" w:hAnsi="Times New Roman" w:cs="Times New Roman"/>
          <w:bCs/>
        </w:rPr>
      </w:pPr>
    </w:p>
    <w:p w14:paraId="70DCF198" w14:textId="57243B6C" w:rsidR="00DC018D" w:rsidRDefault="000457E2" w:rsidP="003F3823">
      <w:pPr>
        <w:rPr>
          <w:rFonts w:ascii="Times New Roman" w:hAnsi="Times New Roman" w:cs="Times New Roman"/>
          <w:bCs/>
        </w:rPr>
      </w:pPr>
      <w:r>
        <w:rPr>
          <w:rFonts w:ascii="Times New Roman" w:hAnsi="Times New Roman" w:cs="Times New Roman"/>
          <w:bCs/>
        </w:rPr>
        <w:t>Our final analyses were performed on a total of 1</w:t>
      </w:r>
      <w:r w:rsidR="003B21BA">
        <w:rPr>
          <w:rFonts w:ascii="Times New Roman" w:hAnsi="Times New Roman" w:cs="Times New Roman"/>
          <w:bCs/>
        </w:rPr>
        <w:t>73</w:t>
      </w:r>
      <w:r>
        <w:rPr>
          <w:rFonts w:ascii="Times New Roman" w:hAnsi="Times New Roman" w:cs="Times New Roman"/>
          <w:bCs/>
        </w:rPr>
        <w:t xml:space="preserve"> predator </w:t>
      </w:r>
      <w:r w:rsidR="00356C01">
        <w:rPr>
          <w:rFonts w:ascii="Times New Roman" w:hAnsi="Times New Roman" w:cs="Times New Roman"/>
          <w:bCs/>
        </w:rPr>
        <w:t>samples</w:t>
      </w:r>
      <w:r>
        <w:rPr>
          <w:rFonts w:ascii="Times New Roman" w:hAnsi="Times New Roman" w:cs="Times New Roman"/>
          <w:bCs/>
        </w:rPr>
        <w:t xml:space="preserve"> of nine species. Each predator</w:t>
      </w:r>
      <w:r w:rsidR="005F7E50">
        <w:rPr>
          <w:rFonts w:ascii="Times New Roman" w:hAnsi="Times New Roman" w:cs="Times New Roman"/>
          <w:bCs/>
        </w:rPr>
        <w:t xml:space="preserve"> sample</w:t>
      </w:r>
      <w:r>
        <w:rPr>
          <w:rFonts w:ascii="Times New Roman" w:hAnsi="Times New Roman" w:cs="Times New Roman"/>
          <w:bCs/>
        </w:rPr>
        <w:t xml:space="preserve"> </w:t>
      </w:r>
      <w:r w:rsidR="005F7E50">
        <w:rPr>
          <w:rFonts w:ascii="Times New Roman" w:hAnsi="Times New Roman" w:cs="Times New Roman"/>
          <w:bCs/>
        </w:rPr>
        <w:t>contained</w:t>
      </w:r>
      <w:r>
        <w:rPr>
          <w:rFonts w:ascii="Times New Roman" w:hAnsi="Times New Roman" w:cs="Times New Roman"/>
          <w:bCs/>
        </w:rPr>
        <w:t xml:space="preserve"> 1</w:t>
      </w:r>
      <w:r w:rsidR="00791E9A">
        <w:rPr>
          <w:rFonts w:ascii="Times New Roman" w:hAnsi="Times New Roman" w:cs="Times New Roman"/>
          <w:bCs/>
        </w:rPr>
        <w:t>–7 (average 1.</w:t>
      </w:r>
      <w:r w:rsidR="003B21BA">
        <w:rPr>
          <w:rFonts w:ascii="Times New Roman" w:hAnsi="Times New Roman" w:cs="Times New Roman"/>
          <w:bCs/>
        </w:rPr>
        <w:t>76</w:t>
      </w:r>
      <w:r w:rsidR="00791E9A">
        <w:rPr>
          <w:rFonts w:ascii="Times New Roman" w:hAnsi="Times New Roman" w:cs="Times New Roman"/>
          <w:bCs/>
        </w:rPr>
        <w:t xml:space="preserve"> ± 1.</w:t>
      </w:r>
      <w:r w:rsidR="003B21BA">
        <w:rPr>
          <w:rFonts w:ascii="Times New Roman" w:hAnsi="Times New Roman" w:cs="Times New Roman"/>
          <w:bCs/>
        </w:rPr>
        <w:t>08</w:t>
      </w:r>
      <w:r w:rsidR="00791E9A">
        <w:rPr>
          <w:rFonts w:ascii="Times New Roman" w:hAnsi="Times New Roman" w:cs="Times New Roman"/>
          <w:bCs/>
        </w:rPr>
        <w:t xml:space="preserve"> SD)</w:t>
      </w:r>
      <w:r>
        <w:rPr>
          <w:rFonts w:ascii="Times New Roman" w:hAnsi="Times New Roman" w:cs="Times New Roman"/>
          <w:bCs/>
        </w:rPr>
        <w:t xml:space="preserve"> prey families. </w:t>
      </w:r>
      <w:r w:rsidR="00832FD6">
        <w:rPr>
          <w:rFonts w:ascii="Times New Roman" w:hAnsi="Times New Roman" w:cs="Times New Roman"/>
          <w:bCs/>
        </w:rPr>
        <w:t>Thirty percent (n = 524</w:t>
      </w:r>
      <w:r>
        <w:rPr>
          <w:rFonts w:ascii="Times New Roman" w:hAnsi="Times New Roman" w:cs="Times New Roman"/>
          <w:bCs/>
        </w:rPr>
        <w:t xml:space="preserve"> of 1,738 total ASVs</w:t>
      </w:r>
      <w:r w:rsidR="00832FD6">
        <w:rPr>
          <w:rFonts w:ascii="Times New Roman" w:hAnsi="Times New Roman" w:cs="Times New Roman"/>
          <w:bCs/>
        </w:rPr>
        <w:t>) of the</w:t>
      </w:r>
      <w:r>
        <w:rPr>
          <w:rFonts w:ascii="Times New Roman" w:hAnsi="Times New Roman" w:cs="Times New Roman"/>
          <w:bCs/>
        </w:rPr>
        <w:t xml:space="preserve"> total ASVs found in samples received</w:t>
      </w:r>
      <w:r w:rsidR="00832FD6">
        <w:rPr>
          <w:rFonts w:ascii="Times New Roman" w:hAnsi="Times New Roman" w:cs="Times New Roman"/>
          <w:bCs/>
        </w:rPr>
        <w:t xml:space="preserve"> taxonomic assignments </w:t>
      </w:r>
      <w:r>
        <w:rPr>
          <w:rFonts w:ascii="Times New Roman" w:hAnsi="Times New Roman" w:cs="Times New Roman"/>
          <w:bCs/>
        </w:rPr>
        <w:t>from GenBank and BOLD</w:t>
      </w:r>
      <w:r w:rsidR="00820673">
        <w:rPr>
          <w:rFonts w:ascii="Times New Roman" w:hAnsi="Times New Roman" w:cs="Times New Roman"/>
          <w:bCs/>
        </w:rPr>
        <w:t>,</w:t>
      </w:r>
      <w:r>
        <w:rPr>
          <w:rFonts w:ascii="Times New Roman" w:hAnsi="Times New Roman" w:cs="Times New Roman"/>
          <w:bCs/>
        </w:rPr>
        <w:t xml:space="preserve"> </w:t>
      </w:r>
      <w:r w:rsidR="00832FD6">
        <w:rPr>
          <w:rFonts w:ascii="Times New Roman" w:hAnsi="Times New Roman" w:cs="Times New Roman"/>
          <w:bCs/>
        </w:rPr>
        <w:t>correspond</w:t>
      </w:r>
      <w:r>
        <w:rPr>
          <w:rFonts w:ascii="Times New Roman" w:hAnsi="Times New Roman" w:cs="Times New Roman"/>
          <w:bCs/>
        </w:rPr>
        <w:t xml:space="preserve">ing </w:t>
      </w:r>
      <w:r w:rsidR="00832FD6">
        <w:rPr>
          <w:rFonts w:ascii="Times New Roman" w:hAnsi="Times New Roman" w:cs="Times New Roman"/>
          <w:bCs/>
        </w:rPr>
        <w:t xml:space="preserve">to prey items at the family level or lower </w:t>
      </w:r>
      <w:r>
        <w:rPr>
          <w:rFonts w:ascii="Times New Roman" w:hAnsi="Times New Roman" w:cs="Times New Roman"/>
          <w:bCs/>
        </w:rPr>
        <w:t>(</w:t>
      </w:r>
      <w:r w:rsidR="00443433">
        <w:rPr>
          <w:rFonts w:ascii="Times New Roman" w:hAnsi="Times New Roman" w:cs="Times New Roman"/>
          <w:bCs/>
        </w:rPr>
        <w:t xml:space="preserve">n </w:t>
      </w:r>
      <w:r w:rsidR="00443433" w:rsidRPr="001D7A89">
        <w:rPr>
          <w:rFonts w:ascii="Times New Roman" w:hAnsi="Times New Roman" w:cs="Times New Roman"/>
          <w:bCs/>
        </w:rPr>
        <w:t xml:space="preserve">= </w:t>
      </w:r>
      <w:r w:rsidR="003B21BA" w:rsidRPr="001D7A89">
        <w:rPr>
          <w:rFonts w:ascii="Times New Roman" w:hAnsi="Times New Roman" w:cs="Times New Roman"/>
          <w:bCs/>
        </w:rPr>
        <w:t>48</w:t>
      </w:r>
      <w:r w:rsidR="00443433" w:rsidRPr="001D7A89">
        <w:rPr>
          <w:rFonts w:ascii="Times New Roman" w:hAnsi="Times New Roman" w:cs="Times New Roman"/>
          <w:bCs/>
        </w:rPr>
        <w:t xml:space="preserve"> prey</w:t>
      </w:r>
      <w:r w:rsidR="00443433">
        <w:rPr>
          <w:rFonts w:ascii="Times New Roman" w:hAnsi="Times New Roman" w:cs="Times New Roman"/>
          <w:bCs/>
        </w:rPr>
        <w:t xml:space="preserve"> </w:t>
      </w:r>
      <w:r w:rsidR="00443433">
        <w:rPr>
          <w:rFonts w:ascii="Times New Roman" w:hAnsi="Times New Roman" w:cs="Times New Roman"/>
          <w:bCs/>
        </w:rPr>
        <w:lastRenderedPageBreak/>
        <w:t>families</w:t>
      </w:r>
      <w:r w:rsidR="00CD6513">
        <w:rPr>
          <w:rFonts w:ascii="Times New Roman" w:hAnsi="Times New Roman" w:cs="Times New Roman"/>
          <w:bCs/>
        </w:rPr>
        <w:t>, 14 orders</w:t>
      </w:r>
      <w:r w:rsidR="00443433">
        <w:rPr>
          <w:rFonts w:ascii="Times New Roman" w:hAnsi="Times New Roman" w:cs="Times New Roman"/>
          <w:bCs/>
        </w:rPr>
        <w:t xml:space="preserve">; </w:t>
      </w:r>
      <w:r w:rsidR="00183C01">
        <w:rPr>
          <w:rFonts w:ascii="Times New Roman" w:hAnsi="Times New Roman" w:cs="Times New Roman"/>
          <w:bCs/>
        </w:rPr>
        <w:t xml:space="preserve">SI Table </w:t>
      </w:r>
      <w:r w:rsidR="00EE6B0C">
        <w:rPr>
          <w:rFonts w:ascii="Times New Roman" w:hAnsi="Times New Roman" w:cs="Times New Roman"/>
          <w:bCs/>
        </w:rPr>
        <w:t>4</w:t>
      </w:r>
      <w:r w:rsidR="00183C01">
        <w:rPr>
          <w:rFonts w:ascii="Times New Roman" w:hAnsi="Times New Roman" w:cs="Times New Roman"/>
          <w:bCs/>
        </w:rPr>
        <w:t>, SI Figure</w:t>
      </w:r>
      <w:r w:rsidR="00CC208F">
        <w:rPr>
          <w:rFonts w:ascii="Times New Roman" w:hAnsi="Times New Roman" w:cs="Times New Roman"/>
          <w:bCs/>
        </w:rPr>
        <w:t>s</w:t>
      </w:r>
      <w:r w:rsidR="00183C01">
        <w:rPr>
          <w:rFonts w:ascii="Times New Roman" w:hAnsi="Times New Roman" w:cs="Times New Roman"/>
          <w:bCs/>
        </w:rPr>
        <w:t xml:space="preserve"> </w:t>
      </w:r>
      <w:r w:rsidR="00EE6B0C">
        <w:rPr>
          <w:rFonts w:ascii="Times New Roman" w:hAnsi="Times New Roman" w:cs="Times New Roman"/>
          <w:bCs/>
        </w:rPr>
        <w:t>11</w:t>
      </w:r>
      <w:r w:rsidR="00CC208F">
        <w:rPr>
          <w:rFonts w:ascii="Times New Roman" w:hAnsi="Times New Roman" w:cs="Times New Roman"/>
          <w:bCs/>
        </w:rPr>
        <w:t xml:space="preserve"> &amp; </w:t>
      </w:r>
      <w:r w:rsidR="00EE6B0C">
        <w:rPr>
          <w:rFonts w:ascii="Times New Roman" w:hAnsi="Times New Roman" w:cs="Times New Roman"/>
          <w:bCs/>
        </w:rPr>
        <w:t>12</w:t>
      </w:r>
      <w:r>
        <w:rPr>
          <w:rFonts w:ascii="Times New Roman" w:hAnsi="Times New Roman" w:cs="Times New Roman"/>
          <w:bCs/>
        </w:rPr>
        <w:t xml:space="preserve">). </w:t>
      </w:r>
      <w:r w:rsidR="00F16471">
        <w:rPr>
          <w:rFonts w:ascii="Times New Roman" w:hAnsi="Times New Roman" w:cs="Times New Roman"/>
          <w:bCs/>
        </w:rPr>
        <w:t xml:space="preserve">Predator diet items varied by predator species with the widest diversity of prey items in the order Diptera and the most frequently consumed prey items in the orders </w:t>
      </w:r>
      <w:r w:rsidR="00CD6513">
        <w:rPr>
          <w:rFonts w:ascii="Times New Roman" w:hAnsi="Times New Roman" w:cs="Times New Roman"/>
          <w:bCs/>
        </w:rPr>
        <w:t xml:space="preserve">Hymenoptera, Lepidoptera, and Orthoptera </w:t>
      </w:r>
      <w:r w:rsidR="00F16471">
        <w:rPr>
          <w:rFonts w:ascii="Times New Roman" w:hAnsi="Times New Roman" w:cs="Times New Roman"/>
          <w:bCs/>
        </w:rPr>
        <w:t xml:space="preserve">(Figure X). Although the predators used in this study represent species at the larger </w:t>
      </w:r>
      <w:r w:rsidR="00CD6513">
        <w:rPr>
          <w:rFonts w:ascii="Times New Roman" w:hAnsi="Times New Roman" w:cs="Times New Roman"/>
          <w:bCs/>
        </w:rPr>
        <w:t>end</w:t>
      </w:r>
      <w:r w:rsidR="00F16471">
        <w:rPr>
          <w:rFonts w:ascii="Times New Roman" w:hAnsi="Times New Roman" w:cs="Times New Roman"/>
          <w:bCs/>
        </w:rPr>
        <w:t xml:space="preserve"> of the community size spectru</w:t>
      </w:r>
      <w:r w:rsidR="0008694B">
        <w:rPr>
          <w:rFonts w:ascii="Times New Roman" w:hAnsi="Times New Roman" w:cs="Times New Roman"/>
          <w:bCs/>
        </w:rPr>
        <w:t>m</w:t>
      </w:r>
      <w:r w:rsidR="00F16471">
        <w:rPr>
          <w:rFonts w:ascii="Times New Roman" w:hAnsi="Times New Roman" w:cs="Times New Roman"/>
          <w:bCs/>
        </w:rPr>
        <w:t>, prey item size distribution resembled the community-wide size distribution (Figures X).</w:t>
      </w:r>
    </w:p>
    <w:p w14:paraId="6CA43AE7" w14:textId="01C76623" w:rsidR="00CD2D4F" w:rsidRPr="00AC3410" w:rsidRDefault="001A7E3C" w:rsidP="003F3823">
      <w:pPr>
        <w:rPr>
          <w:rFonts w:ascii="Times New Roman" w:hAnsi="Times New Roman" w:cs="Times New Roman"/>
          <w:bCs/>
        </w:rPr>
      </w:pPr>
      <w:r>
        <w:rPr>
          <w:rFonts w:ascii="Times New Roman" w:hAnsi="Times New Roman" w:cs="Times New Roman"/>
          <w:bCs/>
        </w:rPr>
        <w:t xml:space="preserve"> </w:t>
      </w:r>
    </w:p>
    <w:p w14:paraId="75888DDC" w14:textId="7C6A4907" w:rsidR="009B6B84" w:rsidRPr="009B6B84" w:rsidRDefault="007D247B" w:rsidP="003F3823">
      <w:pPr>
        <w:rPr>
          <w:rFonts w:ascii="Times New Roman" w:hAnsi="Times New Roman" w:cs="Times New Roman"/>
          <w:i/>
          <w:iCs/>
        </w:rPr>
      </w:pPr>
      <w:r>
        <w:rPr>
          <w:rFonts w:ascii="Times New Roman" w:hAnsi="Times New Roman" w:cs="Times New Roman"/>
          <w:i/>
          <w:iCs/>
        </w:rPr>
        <w:t xml:space="preserve">Prey size and </w:t>
      </w:r>
      <w:proofErr w:type="spellStart"/>
      <w:r>
        <w:rPr>
          <w:rFonts w:ascii="Times New Roman" w:hAnsi="Times New Roman" w:cs="Times New Roman"/>
          <w:i/>
          <w:iCs/>
        </w:rPr>
        <w:t>predator:prey</w:t>
      </w:r>
      <w:proofErr w:type="spellEnd"/>
      <w:r>
        <w:rPr>
          <w:rFonts w:ascii="Times New Roman" w:hAnsi="Times New Roman" w:cs="Times New Roman"/>
          <w:i/>
          <w:iCs/>
        </w:rPr>
        <w:t xml:space="preserve"> ratio predictors, and predation strategy</w:t>
      </w:r>
      <w:r w:rsidRPr="009179E9">
        <w:rPr>
          <w:rFonts w:ascii="Times New Roman" w:hAnsi="Times New Roman" w:cs="Times New Roman"/>
          <w:i/>
          <w:iCs/>
          <w:strike/>
        </w:rPr>
        <w:t xml:space="preserve"> </w:t>
      </w:r>
    </w:p>
    <w:p w14:paraId="6B75BFB6" w14:textId="482D2219" w:rsidR="00791E9A" w:rsidRDefault="007C0C14" w:rsidP="002B75ED">
      <w:pPr>
        <w:rPr>
          <w:rFonts w:ascii="Times New Roman" w:hAnsi="Times New Roman" w:cs="Times New Roman"/>
        </w:rPr>
      </w:pPr>
      <w:r>
        <w:rPr>
          <w:rFonts w:ascii="Times New Roman" w:hAnsi="Times New Roman" w:cs="Times New Roman"/>
        </w:rPr>
        <w:t xml:space="preserve">The best </w:t>
      </w:r>
      <w:r w:rsidR="0027142C">
        <w:rPr>
          <w:rFonts w:ascii="Times New Roman" w:hAnsi="Times New Roman" w:cs="Times New Roman"/>
        </w:rPr>
        <w:t xml:space="preserve">performing </w:t>
      </w:r>
      <w:r>
        <w:rPr>
          <w:rFonts w:ascii="Times New Roman" w:hAnsi="Times New Roman" w:cs="Times New Roman"/>
        </w:rPr>
        <w:t>model predicting prey size included the terms of predator mass and predator species identity, but not the</w:t>
      </w:r>
      <w:r w:rsidR="0027142C">
        <w:rPr>
          <w:rFonts w:ascii="Times New Roman" w:hAnsi="Times New Roman" w:cs="Times New Roman"/>
        </w:rPr>
        <w:t>ir</w:t>
      </w:r>
      <w:r>
        <w:rPr>
          <w:rFonts w:ascii="Times New Roman" w:hAnsi="Times New Roman" w:cs="Times New Roman"/>
        </w:rPr>
        <w:t xml:space="preserve"> interaction (</w:t>
      </w:r>
      <w:r w:rsidR="00F751CF">
        <w:rPr>
          <w:rFonts w:ascii="Times New Roman" w:hAnsi="Times New Roman" w:cs="Times New Roman"/>
        </w:rPr>
        <w:t>log</w:t>
      </w:r>
      <w:r w:rsidR="00F751CF" w:rsidRPr="00F751CF">
        <w:rPr>
          <w:rFonts w:ascii="Times New Roman" w:hAnsi="Times New Roman" w:cs="Times New Roman"/>
          <w:vertAlign w:val="subscript"/>
        </w:rPr>
        <w:t>10</w:t>
      </w:r>
      <w:r w:rsidR="00F751CF">
        <w:rPr>
          <w:rFonts w:ascii="Times New Roman" w:hAnsi="Times New Roman" w:cs="Times New Roman"/>
        </w:rPr>
        <w:t>(prey mass) = 0.</w:t>
      </w:r>
      <w:r w:rsidR="0027142C">
        <w:rPr>
          <w:rFonts w:ascii="Times New Roman" w:hAnsi="Times New Roman" w:cs="Times New Roman"/>
        </w:rPr>
        <w:t>3</w:t>
      </w:r>
      <w:r w:rsidR="00B958A7">
        <w:rPr>
          <w:rFonts w:ascii="Times New Roman" w:hAnsi="Times New Roman" w:cs="Times New Roman"/>
        </w:rPr>
        <w:t>2</w:t>
      </w:r>
      <w:r w:rsidR="00F751CF">
        <w:rPr>
          <w:rFonts w:ascii="Times New Roman" w:hAnsi="Times New Roman" w:cs="Times New Roman"/>
        </w:rPr>
        <w:t>*log</w:t>
      </w:r>
      <w:r w:rsidR="00F751CF" w:rsidRPr="00F751CF">
        <w:rPr>
          <w:rFonts w:ascii="Times New Roman" w:hAnsi="Times New Roman" w:cs="Times New Roman"/>
          <w:vertAlign w:val="subscript"/>
        </w:rPr>
        <w:t>10</w:t>
      </w:r>
      <w:r w:rsidR="00F751CF">
        <w:rPr>
          <w:rFonts w:ascii="Times New Roman" w:hAnsi="Times New Roman" w:cs="Times New Roman"/>
        </w:rPr>
        <w:t>(predator mass)</w:t>
      </w:r>
      <w:r>
        <w:rPr>
          <w:rFonts w:ascii="Times New Roman" w:hAnsi="Times New Roman" w:cs="Times New Roman"/>
        </w:rPr>
        <w:t>, with variation in by-species intercepts</w:t>
      </w:r>
      <w:r w:rsidR="001739F9">
        <w:rPr>
          <w:rFonts w:ascii="Times New Roman" w:hAnsi="Times New Roman" w:cs="Times New Roman"/>
        </w:rPr>
        <w:t xml:space="preserve"> </w:t>
      </w:r>
      <w:r w:rsidR="007D247B">
        <w:rPr>
          <w:rFonts w:ascii="Times New Roman" w:hAnsi="Times New Roman" w:cs="Times New Roman"/>
        </w:rPr>
        <w:t>(</w:t>
      </w:r>
      <w:r w:rsidR="00453D2E">
        <w:rPr>
          <w:rFonts w:ascii="Times New Roman" w:hAnsi="Times New Roman" w:cs="Times New Roman"/>
        </w:rPr>
        <w:t>Figure</w:t>
      </w:r>
      <w:r w:rsidR="00740B2C">
        <w:rPr>
          <w:rFonts w:ascii="Times New Roman" w:hAnsi="Times New Roman" w:cs="Times New Roman"/>
        </w:rPr>
        <w:t xml:space="preserve"> </w:t>
      </w:r>
      <w:r w:rsidR="005A3F8C">
        <w:rPr>
          <w:rFonts w:ascii="Times New Roman" w:hAnsi="Times New Roman" w:cs="Times New Roman"/>
        </w:rPr>
        <w:t>X</w:t>
      </w:r>
      <w:r w:rsidR="00453D2E">
        <w:rPr>
          <w:rFonts w:ascii="Times New Roman" w:hAnsi="Times New Roman" w:cs="Times New Roman"/>
        </w:rPr>
        <w:t xml:space="preserve">, </w:t>
      </w:r>
      <w:r w:rsidR="0067570A">
        <w:rPr>
          <w:rFonts w:ascii="Times New Roman" w:hAnsi="Times New Roman" w:cs="Times New Roman"/>
        </w:rPr>
        <w:t xml:space="preserve">SI </w:t>
      </w:r>
      <w:r w:rsidR="001739F9">
        <w:rPr>
          <w:rFonts w:ascii="Times New Roman" w:hAnsi="Times New Roman" w:cs="Times New Roman"/>
        </w:rPr>
        <w:t xml:space="preserve">Table </w:t>
      </w:r>
      <w:r w:rsidR="00EE6B0C">
        <w:rPr>
          <w:rFonts w:ascii="Times New Roman" w:hAnsi="Times New Roman" w:cs="Times New Roman"/>
        </w:rPr>
        <w:t>7</w:t>
      </w:r>
      <w:r>
        <w:rPr>
          <w:rFonts w:ascii="Times New Roman" w:hAnsi="Times New Roman" w:cs="Times New Roman"/>
        </w:rPr>
        <w:t>)</w:t>
      </w:r>
      <w:r w:rsidR="00CD6513">
        <w:rPr>
          <w:rFonts w:ascii="Times New Roman" w:hAnsi="Times New Roman" w:cs="Times New Roman"/>
        </w:rPr>
        <w:t xml:space="preserve"> (</w:t>
      </w:r>
      <w:r w:rsidR="00B958A7">
        <w:rPr>
          <w:rFonts w:ascii="Times New Roman" w:hAnsi="Times New Roman" w:cs="Times New Roman"/>
        </w:rPr>
        <w:t xml:space="preserve">β = 0.32, p-value = 0.001). </w:t>
      </w:r>
      <w:r w:rsidR="00210E92">
        <w:rPr>
          <w:rFonts w:ascii="Times New Roman" w:hAnsi="Times New Roman" w:cs="Times New Roman"/>
        </w:rPr>
        <w:t>T</w:t>
      </w:r>
      <w:r w:rsidR="006B2220">
        <w:rPr>
          <w:rFonts w:ascii="Times New Roman" w:hAnsi="Times New Roman" w:cs="Times New Roman"/>
        </w:rPr>
        <w:t xml:space="preserve">he predator trait model that most explained variation in </w:t>
      </w:r>
      <w:proofErr w:type="spellStart"/>
      <w:proofErr w:type="gramStart"/>
      <w:r w:rsidR="006B2220">
        <w:rPr>
          <w:rFonts w:ascii="Times New Roman" w:hAnsi="Times New Roman" w:cs="Times New Roman"/>
        </w:rPr>
        <w:t>predator</w:t>
      </w:r>
      <w:r w:rsidR="007D247B">
        <w:rPr>
          <w:rFonts w:ascii="Times New Roman" w:hAnsi="Times New Roman" w:cs="Times New Roman"/>
        </w:rPr>
        <w:t>:</w:t>
      </w:r>
      <w:r w:rsidR="006B2220">
        <w:rPr>
          <w:rFonts w:ascii="Times New Roman" w:hAnsi="Times New Roman" w:cs="Times New Roman"/>
        </w:rPr>
        <w:t>prey</w:t>
      </w:r>
      <w:proofErr w:type="spellEnd"/>
      <w:proofErr w:type="gramEnd"/>
      <w:r w:rsidR="006B2220">
        <w:rPr>
          <w:rFonts w:ascii="Times New Roman" w:hAnsi="Times New Roman" w:cs="Times New Roman"/>
        </w:rPr>
        <w:t xml:space="preserve"> size ratio was the </w:t>
      </w:r>
      <w:r w:rsidR="00E96F6D">
        <w:rPr>
          <w:rFonts w:ascii="Times New Roman" w:hAnsi="Times New Roman" w:cs="Times New Roman"/>
        </w:rPr>
        <w:t xml:space="preserve">phylogeny </w:t>
      </w:r>
      <w:r w:rsidR="006B2220">
        <w:rPr>
          <w:rFonts w:ascii="Times New Roman" w:hAnsi="Times New Roman" w:cs="Times New Roman"/>
        </w:rPr>
        <w:t xml:space="preserve">model that included </w:t>
      </w:r>
      <w:r w:rsidR="001D7A89">
        <w:rPr>
          <w:rFonts w:ascii="Times New Roman" w:hAnsi="Times New Roman" w:cs="Times New Roman"/>
        </w:rPr>
        <w:t>predator class</w:t>
      </w:r>
      <w:r w:rsidR="00E96F6D">
        <w:rPr>
          <w:rFonts w:ascii="Times New Roman" w:hAnsi="Times New Roman" w:cs="Times New Roman"/>
        </w:rPr>
        <w:t xml:space="preserve"> </w:t>
      </w:r>
      <w:r w:rsidR="001D7A89">
        <w:rPr>
          <w:rFonts w:ascii="Times New Roman" w:hAnsi="Times New Roman" w:cs="Times New Roman"/>
        </w:rPr>
        <w:t xml:space="preserve">as a predictor, </w:t>
      </w:r>
      <w:r w:rsidR="00B247E4">
        <w:rPr>
          <w:rFonts w:ascii="Times New Roman" w:hAnsi="Times New Roman" w:cs="Times New Roman"/>
        </w:rPr>
        <w:t>with</w:t>
      </w:r>
      <w:r w:rsidR="007E551F">
        <w:rPr>
          <w:rFonts w:ascii="Times New Roman" w:hAnsi="Times New Roman" w:cs="Times New Roman"/>
        </w:rPr>
        <w:t xml:space="preserve"> statistically significant</w:t>
      </w:r>
      <w:r w:rsidR="00B247E4">
        <w:rPr>
          <w:rFonts w:ascii="Times New Roman" w:hAnsi="Times New Roman" w:cs="Times New Roman"/>
        </w:rPr>
        <w:t xml:space="preserve"> post-hoc differences between </w:t>
      </w:r>
      <w:r w:rsidR="00E96F6D">
        <w:rPr>
          <w:rFonts w:ascii="Times New Roman" w:hAnsi="Times New Roman" w:cs="Times New Roman"/>
        </w:rPr>
        <w:t xml:space="preserve">Arachnida and </w:t>
      </w:r>
      <w:proofErr w:type="spellStart"/>
      <w:r w:rsidR="00E96F6D">
        <w:rPr>
          <w:rFonts w:ascii="Times New Roman" w:hAnsi="Times New Roman" w:cs="Times New Roman"/>
        </w:rPr>
        <w:t>Chilopoda</w:t>
      </w:r>
      <w:proofErr w:type="spellEnd"/>
      <w:r w:rsidR="00E96F6D">
        <w:rPr>
          <w:rFonts w:ascii="Times New Roman" w:hAnsi="Times New Roman" w:cs="Times New Roman"/>
        </w:rPr>
        <w:t xml:space="preserve"> predators and no others (Arachnida – </w:t>
      </w:r>
      <w:proofErr w:type="spellStart"/>
      <w:r w:rsidR="00E96F6D">
        <w:rPr>
          <w:rFonts w:ascii="Times New Roman" w:hAnsi="Times New Roman" w:cs="Times New Roman"/>
        </w:rPr>
        <w:t>Chilopoda</w:t>
      </w:r>
      <w:proofErr w:type="spellEnd"/>
      <w:r w:rsidR="00E96F6D">
        <w:rPr>
          <w:rFonts w:ascii="Times New Roman" w:hAnsi="Times New Roman" w:cs="Times New Roman"/>
        </w:rPr>
        <w:t xml:space="preserve"> β = -2.07</w:t>
      </w:r>
      <w:r w:rsidR="007E551F">
        <w:rPr>
          <w:rFonts w:ascii="Times New Roman" w:hAnsi="Times New Roman" w:cs="Times New Roman"/>
        </w:rPr>
        <w:t>,</w:t>
      </w:r>
      <w:r w:rsidR="00E96F6D">
        <w:rPr>
          <w:rFonts w:ascii="Times New Roman" w:hAnsi="Times New Roman" w:cs="Times New Roman"/>
        </w:rPr>
        <w:t xml:space="preserve"> p-value = 0.04</w:t>
      </w:r>
      <w:r w:rsidR="007E551F">
        <w:rPr>
          <w:rFonts w:ascii="Times New Roman" w:hAnsi="Times New Roman" w:cs="Times New Roman"/>
        </w:rPr>
        <w:t xml:space="preserve">; </w:t>
      </w:r>
      <w:r w:rsidR="00E96F6D">
        <w:rPr>
          <w:rFonts w:ascii="Times New Roman" w:hAnsi="Times New Roman" w:cs="Times New Roman"/>
        </w:rPr>
        <w:t xml:space="preserve">Arachnida – </w:t>
      </w:r>
      <w:proofErr w:type="spellStart"/>
      <w:r w:rsidR="00E96F6D">
        <w:rPr>
          <w:rFonts w:ascii="Times New Roman" w:hAnsi="Times New Roman" w:cs="Times New Roman"/>
        </w:rPr>
        <w:t>Insecta</w:t>
      </w:r>
      <w:proofErr w:type="spellEnd"/>
      <w:r w:rsidR="00E96F6D">
        <w:rPr>
          <w:rFonts w:ascii="Times New Roman" w:hAnsi="Times New Roman" w:cs="Times New Roman"/>
        </w:rPr>
        <w:t xml:space="preserve"> β = -1.0</w:t>
      </w:r>
      <w:r w:rsidR="007E551F">
        <w:rPr>
          <w:rFonts w:ascii="Times New Roman" w:hAnsi="Times New Roman" w:cs="Times New Roman"/>
        </w:rPr>
        <w:t xml:space="preserve">, </w:t>
      </w:r>
      <w:r w:rsidR="00E96F6D">
        <w:rPr>
          <w:rFonts w:ascii="Times New Roman" w:hAnsi="Times New Roman" w:cs="Times New Roman"/>
        </w:rPr>
        <w:t>p-value = 0.17</w:t>
      </w:r>
      <w:r w:rsidR="007E551F">
        <w:rPr>
          <w:rFonts w:ascii="Times New Roman" w:hAnsi="Times New Roman" w:cs="Times New Roman"/>
        </w:rPr>
        <w:t xml:space="preserve">; </w:t>
      </w:r>
      <w:proofErr w:type="spellStart"/>
      <w:r w:rsidR="00E96F6D">
        <w:rPr>
          <w:rFonts w:ascii="Times New Roman" w:hAnsi="Times New Roman" w:cs="Times New Roman"/>
        </w:rPr>
        <w:t>Chilopoda</w:t>
      </w:r>
      <w:proofErr w:type="spellEnd"/>
      <w:r w:rsidR="00E96F6D">
        <w:rPr>
          <w:rFonts w:ascii="Times New Roman" w:hAnsi="Times New Roman" w:cs="Times New Roman"/>
        </w:rPr>
        <w:t xml:space="preserve"> – </w:t>
      </w:r>
      <w:proofErr w:type="spellStart"/>
      <w:r w:rsidR="00E96F6D">
        <w:rPr>
          <w:rFonts w:ascii="Times New Roman" w:hAnsi="Times New Roman" w:cs="Times New Roman"/>
        </w:rPr>
        <w:t>Insecta</w:t>
      </w:r>
      <w:proofErr w:type="spellEnd"/>
      <w:r w:rsidR="00E96F6D">
        <w:rPr>
          <w:rFonts w:ascii="Times New Roman" w:hAnsi="Times New Roman" w:cs="Times New Roman"/>
        </w:rPr>
        <w:t xml:space="preserve"> β = 1.08</w:t>
      </w:r>
      <w:r w:rsidR="007E551F">
        <w:rPr>
          <w:rFonts w:ascii="Times New Roman" w:hAnsi="Times New Roman" w:cs="Times New Roman"/>
        </w:rPr>
        <w:t xml:space="preserve">, </w:t>
      </w:r>
      <w:r w:rsidR="00E96F6D">
        <w:rPr>
          <w:rFonts w:ascii="Times New Roman" w:hAnsi="Times New Roman" w:cs="Times New Roman"/>
        </w:rPr>
        <w:t xml:space="preserve">p-value = 0.44; </w:t>
      </w:r>
      <w:r w:rsidR="006B2220">
        <w:rPr>
          <w:rFonts w:ascii="Times New Roman" w:hAnsi="Times New Roman" w:cs="Times New Roman"/>
        </w:rPr>
        <w:t xml:space="preserve">Figure </w:t>
      </w:r>
      <w:r w:rsidR="005A3F8C">
        <w:rPr>
          <w:rFonts w:ascii="Times New Roman" w:hAnsi="Times New Roman" w:cs="Times New Roman"/>
        </w:rPr>
        <w:t>X</w:t>
      </w:r>
      <w:r w:rsidR="006B2220">
        <w:rPr>
          <w:rFonts w:ascii="Times New Roman" w:hAnsi="Times New Roman" w:cs="Times New Roman"/>
        </w:rPr>
        <w:t xml:space="preserve">, SI Table </w:t>
      </w:r>
      <w:r w:rsidR="00EE6B0C">
        <w:rPr>
          <w:rFonts w:ascii="Times New Roman" w:hAnsi="Times New Roman" w:cs="Times New Roman"/>
        </w:rPr>
        <w:t>8</w:t>
      </w:r>
      <w:r w:rsidR="006B2220">
        <w:rPr>
          <w:rFonts w:ascii="Times New Roman" w:hAnsi="Times New Roman" w:cs="Times New Roman"/>
        </w:rPr>
        <w:t xml:space="preserve">). </w:t>
      </w:r>
      <w:r w:rsidR="007E551F">
        <w:rPr>
          <w:rFonts w:ascii="Times New Roman" w:hAnsi="Times New Roman" w:cs="Times New Roman"/>
        </w:rPr>
        <w:t>However, it</w:t>
      </w:r>
      <w:r w:rsidR="00E96F6D">
        <w:rPr>
          <w:rFonts w:ascii="Times New Roman" w:hAnsi="Times New Roman" w:cs="Times New Roman"/>
        </w:rPr>
        <w:t xml:space="preserve"> is important to note that the class </w:t>
      </w:r>
      <w:proofErr w:type="spellStart"/>
      <w:r w:rsidR="00E96F6D">
        <w:rPr>
          <w:rFonts w:ascii="Times New Roman" w:hAnsi="Times New Roman" w:cs="Times New Roman"/>
        </w:rPr>
        <w:t>Chilopoda</w:t>
      </w:r>
      <w:proofErr w:type="spellEnd"/>
      <w:r w:rsidR="00E96F6D">
        <w:rPr>
          <w:rFonts w:ascii="Times New Roman" w:hAnsi="Times New Roman" w:cs="Times New Roman"/>
        </w:rPr>
        <w:t xml:space="preserve"> includes only one species</w:t>
      </w:r>
      <w:r w:rsidR="007E551F">
        <w:rPr>
          <w:rFonts w:ascii="Times New Roman" w:hAnsi="Times New Roman" w:cs="Times New Roman"/>
        </w:rPr>
        <w:t>.</w:t>
      </w:r>
    </w:p>
    <w:p w14:paraId="59A0BBB1" w14:textId="3A76A2A9" w:rsidR="0040503F" w:rsidRDefault="0040503F" w:rsidP="003F3823">
      <w:pPr>
        <w:rPr>
          <w:rFonts w:ascii="Times New Roman" w:hAnsi="Times New Roman" w:cs="Times New Roman"/>
        </w:rPr>
      </w:pPr>
    </w:p>
    <w:p w14:paraId="744B0D3A" w14:textId="084BD26B" w:rsidR="00B701CD" w:rsidRDefault="00B701CD" w:rsidP="003F3823">
      <w:pPr>
        <w:rPr>
          <w:rFonts w:ascii="Times New Roman" w:hAnsi="Times New Roman" w:cs="Times New Roman"/>
          <w:b/>
          <w:bCs/>
        </w:rPr>
      </w:pPr>
      <w:r>
        <w:rPr>
          <w:rFonts w:ascii="Times New Roman" w:hAnsi="Times New Roman" w:cs="Times New Roman"/>
          <w:b/>
          <w:bCs/>
        </w:rPr>
        <w:t>Discussion</w:t>
      </w:r>
    </w:p>
    <w:p w14:paraId="3F4426EF" w14:textId="0B562EE1" w:rsidR="0012525B" w:rsidRDefault="0012525B" w:rsidP="003F3823">
      <w:pPr>
        <w:rPr>
          <w:rFonts w:ascii="Times New Roman" w:hAnsi="Times New Roman" w:cs="Times New Roman"/>
        </w:rPr>
      </w:pPr>
      <w:r>
        <w:rPr>
          <w:rFonts w:ascii="Times New Roman" w:hAnsi="Times New Roman" w:cs="Times New Roman"/>
        </w:rPr>
        <w:t xml:space="preserve">For terrestrial invertebrate predators like the ones in our study, comprehensive </w:t>
      </w:r>
      <w:r w:rsidR="00447D18">
        <w:rPr>
          <w:rFonts w:ascii="Times New Roman" w:hAnsi="Times New Roman" w:cs="Times New Roman"/>
        </w:rPr>
        <w:t xml:space="preserve">field-based </w:t>
      </w:r>
      <w:r>
        <w:rPr>
          <w:rFonts w:ascii="Times New Roman" w:hAnsi="Times New Roman" w:cs="Times New Roman"/>
        </w:rPr>
        <w:t>diet analyses have been nearly impossible</w:t>
      </w:r>
      <w:r w:rsidR="00B111EE">
        <w:rPr>
          <w:rFonts w:ascii="Times New Roman" w:hAnsi="Times New Roman" w:cs="Times New Roman"/>
        </w:rPr>
        <w:t xml:space="preserve"> or time-prohibitive</w:t>
      </w:r>
      <w:r w:rsidR="005467F9">
        <w:rPr>
          <w:rFonts w:ascii="Times New Roman" w:hAnsi="Times New Roman" w:cs="Times New Roman"/>
        </w:rPr>
        <w:t xml:space="preserve"> without genetic methods</w:t>
      </w:r>
      <w:r w:rsidR="00B111EE">
        <w:rPr>
          <w:rFonts w:ascii="Times New Roman" w:hAnsi="Times New Roman" w:cs="Times New Roman"/>
        </w:rPr>
        <w:t xml:space="preserve"> </w:t>
      </w:r>
      <w:r w:rsidR="00BC4812">
        <w:rPr>
          <w:rFonts w:ascii="Times New Roman" w:hAnsi="Times New Roman" w:cs="Times New Roman"/>
        </w:rPr>
        <w:fldChar w:fldCharType="begin" w:fldLock="1"/>
      </w:r>
      <w:r w:rsidR="00BA28C6">
        <w:rPr>
          <w:rFonts w:ascii="Times New Roman" w:hAnsi="Times New Roman" w:cs="Times New Roman"/>
        </w:rPr>
        <w:instrText>ADDIN CSL_CITATION {"citationItems":[{"id":"ITEM-1","itemData":{"abstract":"Food webs in the real world are much more complex than food-web literature would have us believe. This is illustrated by the web of the sand community in the Coachella Valley desert. The biota include 174 species of vascular plants, 138 species of vertebrates, more than 55 species of arachnids, and an unknown (but great) number of microorganisms, insects (2,000-3,000 estimated species), acari, and nematodes. Trophic relations are presented in a series of nested subwebs and delineations of the community. Complexity arises from the large number of interactive species, the frequency of omnivory, age structure, looping, the lack of compartmentalization, and the complexity of the arthropod and soil faunas. Web features found in the Coachella also characterize other communities and should produce equivalently complex webs. If anything, diversity and complexity in most nondesert habitats are greater than those in deserts. Patterns from the Coachella web are compared with theoretical predictions and \"empirical generalizations\" derived from catalogs of published webs. The Coachella web differs greatly: chains are longer, omnivory and loops are not rare, connectivity is greater (species interact with many more predators and prey), top predators are rare or nonexistent, and prey-to-predator ratios are greater than 1.0. The evidence argues that actual community food webs are extraordinarily more complex than those webs cataloged by theorists. I argue that most cataloged webs are oversimplified caricatures of actual communities. That cataloged webs depict so few species, absurdly low ratios of predators on prey and prey eaten by predators, so few links, so little omnivory, a veritable absence of looping, and such a high proportion of top predators argues strongly that they poorly represent real biological communities. Consequently, the practice of abstracting empirical regularities from such catalogs yields an inaccurate and artifactual view of trophic interactions within communities. Contrary to strong assertions by many theorists, patterns from food webs of real communities generally do not support predictions arising from dynamic and graphic models of food-web structure.","author":[{"dropping-particle":"","family":"Polis","given":"Gary A.","non-dropping-particle":"","parse-names":false,"suffix":""}],"container-title":"The American Naturalist","id":"ITEM-1","issue":"1","issued":{"date-parts":[["1991"]]},"page":"123-155","title":"Complex Trophic Interactions in Deserts: An Empirical Critique of Food-Web Theory","type":"article-journal","volume":"138"},"uris":["http://www.mendeley.com/documents/?uuid=a1de046e-3408-4899-a5b0-9dd11e21ac99"]},{"id":"ITEM-2","itemData":{"DOI":"10.1016/B978-0-12-381363-3.00004-6","ISSN":"00652504","abstract":"Connectance webs represent the standard data description in food web ecology, but their usefulness is often limited in understanding the patterns and processes within ecosystems. Increasingly, efforts have been made to incorporate additional, biologically meaningful, data into food web descriptions, including the construction of food webs using data describing the body size and abundance of each species. Here, data from a terrestrial forest floor food web, sampled seasonally over a 1-year period, were analysed to investigate (i) how stable the body size-abundance and predator-prey relationships of an ecosystem are through time and (ii) whether there are system-specific differences in body size-abundance and predator-prey relationships between ecosystem types. © 2010 Elsevier Ltd.","author":[{"dropping-particle":"","family":"McLaughlin","given":"Órla B.","non-dropping-particle":"","parse-names":false,"suffix":""},{"dropping-particle":"","family":"Jonsson","given":"Tomas","non-dropping-particle":"","parse-names":false,"suffix":""},{"dropping-particle":"","family":"Emmerson","given":"Mark C.","non-dropping-particle":"","parse-names":false,"suffix":""}],"container-title":"Advances in Ecological Research","id":"ITEM-2","issue":"C","issued":{"date-parts":[["2010"]]},"number-of-pages":"171-264","publisher":"Elsevier Ltd","title":"Temporal Variability in Predator-Prey Relationships of a Forest Floor Food Web","type":"book","volume":"42"},"uris":["http://www.mendeley.com/documents/?uuid=8ab34f96-4f34-4e55-bc8f-c3a5b3d1b737"]}],"mendeley":{"formattedCitation":"(McLaughlin et al., 2010; Polis, 1991)","plainTextFormattedCitation":"(McLaughlin et al., 2010; Polis, 1991)","previouslyFormattedCitation":"(McLaughlin et al., 2010; Polis, 1991)"},"properties":{"noteIndex":0},"schema":"https://github.com/citation-style-language/schema/raw/master/csl-citation.json"}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(McLaughlin et al., 2010; Polis, 1991)</w:t>
      </w:r>
      <w:r w:rsidR="00BC4812">
        <w:rPr>
          <w:rFonts w:ascii="Times New Roman" w:hAnsi="Times New Roman" w:cs="Times New Roman"/>
        </w:rPr>
        <w:fldChar w:fldCharType="end"/>
      </w:r>
      <w:r w:rsidR="00D662CB">
        <w:rPr>
          <w:rFonts w:ascii="Times New Roman" w:hAnsi="Times New Roman" w:cs="Times New Roman"/>
        </w:rPr>
        <w:t>. By combining diet DNA metabarcoding data with community body size data</w:t>
      </w:r>
      <w:r w:rsidR="00BC4812">
        <w:rPr>
          <w:rFonts w:ascii="Times New Roman" w:hAnsi="Times New Roman" w:cs="Times New Roman"/>
        </w:rPr>
        <w:t xml:space="preserve">, </w:t>
      </w:r>
      <w:r w:rsidR="005467F9">
        <w:rPr>
          <w:rFonts w:ascii="Times New Roman" w:hAnsi="Times New Roman" w:cs="Times New Roman"/>
        </w:rPr>
        <w:t>our</w:t>
      </w:r>
      <w:r w:rsidR="002F62A7">
        <w:rPr>
          <w:rFonts w:ascii="Times New Roman" w:hAnsi="Times New Roman" w:cs="Times New Roman"/>
        </w:rPr>
        <w:t xml:space="preserve"> </w:t>
      </w:r>
      <w:r w:rsidR="00D662CB">
        <w:rPr>
          <w:rFonts w:ascii="Times New Roman" w:hAnsi="Times New Roman" w:cs="Times New Roman"/>
        </w:rPr>
        <w:t xml:space="preserve">study addresses such limitation and </w:t>
      </w:r>
      <w:r w:rsidR="002F62A7">
        <w:rPr>
          <w:rFonts w:ascii="Times New Roman" w:hAnsi="Times New Roman" w:cs="Times New Roman"/>
        </w:rPr>
        <w:t>provide</w:t>
      </w:r>
      <w:r w:rsidR="00D662CB">
        <w:rPr>
          <w:rFonts w:ascii="Times New Roman" w:hAnsi="Times New Roman" w:cs="Times New Roman"/>
        </w:rPr>
        <w:t>s</w:t>
      </w:r>
      <w:r w:rsidR="002F62A7">
        <w:rPr>
          <w:rFonts w:ascii="Times New Roman" w:hAnsi="Times New Roman" w:cs="Times New Roman"/>
        </w:rPr>
        <w:t xml:space="preserve"> </w:t>
      </w:r>
      <w:r w:rsidR="00E04243">
        <w:rPr>
          <w:rFonts w:ascii="Times New Roman" w:hAnsi="Times New Roman" w:cs="Times New Roman"/>
        </w:rPr>
        <w:t xml:space="preserve">important </w:t>
      </w:r>
      <w:r w:rsidR="002F62A7">
        <w:rPr>
          <w:rFonts w:ascii="Times New Roman" w:hAnsi="Times New Roman" w:cs="Times New Roman"/>
        </w:rPr>
        <w:t xml:space="preserve">empirical examination of </w:t>
      </w:r>
      <w:r w:rsidR="007E551F">
        <w:rPr>
          <w:rFonts w:ascii="Times New Roman" w:hAnsi="Times New Roman" w:cs="Times New Roman"/>
        </w:rPr>
        <w:t>interaction</w:t>
      </w:r>
      <w:r w:rsidR="002F62A7">
        <w:rPr>
          <w:rFonts w:ascii="Times New Roman" w:hAnsi="Times New Roman" w:cs="Times New Roman"/>
        </w:rPr>
        <w:t xml:space="preserve"> patterns for these consumers</w:t>
      </w:r>
      <w:r w:rsidR="00B111EE">
        <w:rPr>
          <w:rFonts w:ascii="Times New Roman" w:hAnsi="Times New Roman" w:cs="Times New Roman"/>
        </w:rPr>
        <w:t xml:space="preserve">. </w:t>
      </w:r>
      <w:r>
        <w:rPr>
          <w:rFonts w:ascii="Times New Roman" w:hAnsi="Times New Roman" w:cs="Times New Roman"/>
        </w:rPr>
        <w:t xml:space="preserve">We found that </w:t>
      </w:r>
      <w:r w:rsidR="006C390E">
        <w:rPr>
          <w:rFonts w:ascii="Times New Roman" w:hAnsi="Times New Roman" w:cs="Times New Roman"/>
        </w:rPr>
        <w:t xml:space="preserve">predator </w:t>
      </w:r>
      <w:r w:rsidR="00447D18">
        <w:rPr>
          <w:rFonts w:ascii="Times New Roman" w:hAnsi="Times New Roman" w:cs="Times New Roman"/>
        </w:rPr>
        <w:t>size</w:t>
      </w:r>
      <w:r w:rsidR="007E551F">
        <w:rPr>
          <w:rFonts w:ascii="Times New Roman" w:hAnsi="Times New Roman" w:cs="Times New Roman"/>
        </w:rPr>
        <w:t xml:space="preserve"> and </w:t>
      </w:r>
      <w:r w:rsidR="006C390E">
        <w:rPr>
          <w:rFonts w:ascii="Times New Roman" w:hAnsi="Times New Roman" w:cs="Times New Roman"/>
        </w:rPr>
        <w:t>species identity</w:t>
      </w:r>
      <w:r w:rsidR="007E551F">
        <w:rPr>
          <w:rFonts w:ascii="Times New Roman" w:hAnsi="Times New Roman" w:cs="Times New Roman"/>
        </w:rPr>
        <w:t xml:space="preserve"> are</w:t>
      </w:r>
      <w:r w:rsidR="006C390E">
        <w:rPr>
          <w:rFonts w:ascii="Times New Roman" w:hAnsi="Times New Roman" w:cs="Times New Roman"/>
        </w:rPr>
        <w:t xml:space="preserve"> important drivers of prey s</w:t>
      </w:r>
      <w:r w:rsidR="00447D18">
        <w:rPr>
          <w:rFonts w:ascii="Times New Roman" w:hAnsi="Times New Roman" w:cs="Times New Roman"/>
        </w:rPr>
        <w:t>ize s</w:t>
      </w:r>
      <w:r w:rsidR="006C390E">
        <w:rPr>
          <w:rFonts w:ascii="Times New Roman" w:hAnsi="Times New Roman" w:cs="Times New Roman"/>
        </w:rPr>
        <w:t>election</w:t>
      </w:r>
      <w:r w:rsidR="000C4A14">
        <w:rPr>
          <w:rFonts w:ascii="Times New Roman" w:hAnsi="Times New Roman" w:cs="Times New Roman"/>
        </w:rPr>
        <w:t xml:space="preserve"> and resulting </w:t>
      </w:r>
      <w:r w:rsidR="007E551F">
        <w:rPr>
          <w:rFonts w:ascii="Times New Roman" w:hAnsi="Times New Roman" w:cs="Times New Roman"/>
        </w:rPr>
        <w:t>interaction</w:t>
      </w:r>
      <w:r w:rsidR="000C4A14">
        <w:rPr>
          <w:rFonts w:ascii="Times New Roman" w:hAnsi="Times New Roman" w:cs="Times New Roman"/>
        </w:rPr>
        <w:t xml:space="preserve"> patterns</w:t>
      </w:r>
      <w:r w:rsidR="006C390E">
        <w:rPr>
          <w:rFonts w:ascii="Times New Roman" w:hAnsi="Times New Roman" w:cs="Times New Roman"/>
        </w:rPr>
        <w:t xml:space="preserve">. </w:t>
      </w:r>
      <w:r>
        <w:rPr>
          <w:rFonts w:ascii="Times New Roman" w:hAnsi="Times New Roman" w:cs="Times New Roman"/>
        </w:rPr>
        <w:t xml:space="preserve">Specifically, </w:t>
      </w:r>
      <w:r w:rsidR="00D662CB">
        <w:rPr>
          <w:rFonts w:ascii="Times New Roman" w:hAnsi="Times New Roman" w:cs="Times New Roman"/>
        </w:rPr>
        <w:t xml:space="preserve">we </w:t>
      </w:r>
      <w:r>
        <w:rPr>
          <w:rFonts w:ascii="Times New Roman" w:hAnsi="Times New Roman" w:cs="Times New Roman"/>
        </w:rPr>
        <w:t>1) found that l</w:t>
      </w:r>
      <w:r w:rsidR="006C390E">
        <w:rPr>
          <w:rFonts w:ascii="Times New Roman" w:hAnsi="Times New Roman" w:cs="Times New Roman"/>
        </w:rPr>
        <w:t>arger predator</w:t>
      </w:r>
      <w:r>
        <w:rPr>
          <w:rFonts w:ascii="Times New Roman" w:hAnsi="Times New Roman" w:cs="Times New Roman"/>
        </w:rPr>
        <w:t xml:space="preserve"> individuals</w:t>
      </w:r>
      <w:r w:rsidR="006C390E">
        <w:rPr>
          <w:rFonts w:ascii="Times New Roman" w:hAnsi="Times New Roman" w:cs="Times New Roman"/>
        </w:rPr>
        <w:t xml:space="preserve"> do eat larger prey, however, </w:t>
      </w:r>
      <w:r>
        <w:rPr>
          <w:rFonts w:ascii="Times New Roman" w:hAnsi="Times New Roman" w:cs="Times New Roman"/>
        </w:rPr>
        <w:t xml:space="preserve">individuals of </w:t>
      </w:r>
      <w:r w:rsidR="006C390E">
        <w:rPr>
          <w:rFonts w:ascii="Times New Roman" w:hAnsi="Times New Roman" w:cs="Times New Roman"/>
        </w:rPr>
        <w:t xml:space="preserve">some predator species eat proportionally smaller or larger prey than would be expected by one </w:t>
      </w:r>
      <w:r>
        <w:rPr>
          <w:rFonts w:ascii="Times New Roman" w:hAnsi="Times New Roman" w:cs="Times New Roman"/>
        </w:rPr>
        <w:t xml:space="preserve">general </w:t>
      </w:r>
      <w:r w:rsidR="006C390E">
        <w:rPr>
          <w:rFonts w:ascii="Times New Roman" w:hAnsi="Times New Roman" w:cs="Times New Roman"/>
        </w:rPr>
        <w:t>cross-species relationship</w:t>
      </w:r>
      <w:r w:rsidR="007E551F">
        <w:rPr>
          <w:rFonts w:ascii="Times New Roman" w:hAnsi="Times New Roman" w:cs="Times New Roman"/>
        </w:rPr>
        <w:t xml:space="preserve">. Then, we </w:t>
      </w:r>
      <w:r w:rsidR="005467F9">
        <w:rPr>
          <w:rFonts w:ascii="Times New Roman" w:hAnsi="Times New Roman" w:cs="Times New Roman"/>
        </w:rPr>
        <w:t>2</w:t>
      </w:r>
      <w:r w:rsidR="00C959E3">
        <w:rPr>
          <w:rFonts w:ascii="Times New Roman" w:hAnsi="Times New Roman" w:cs="Times New Roman"/>
        </w:rPr>
        <w:t xml:space="preserve">) demonstrate that </w:t>
      </w:r>
      <w:r w:rsidR="007E551F">
        <w:rPr>
          <w:rFonts w:ascii="Times New Roman" w:hAnsi="Times New Roman" w:cs="Times New Roman"/>
        </w:rPr>
        <w:t xml:space="preserve">predator phylogeny, including predator class and species, are strong drivers of </w:t>
      </w:r>
      <w:proofErr w:type="spellStart"/>
      <w:proofErr w:type="gramStart"/>
      <w:r w:rsidR="007E551F">
        <w:rPr>
          <w:rFonts w:ascii="Times New Roman" w:hAnsi="Times New Roman" w:cs="Times New Roman"/>
        </w:rPr>
        <w:t>predator:prey</w:t>
      </w:r>
      <w:proofErr w:type="spellEnd"/>
      <w:proofErr w:type="gramEnd"/>
      <w:r w:rsidR="007E551F">
        <w:rPr>
          <w:rFonts w:ascii="Times New Roman" w:hAnsi="Times New Roman" w:cs="Times New Roman"/>
        </w:rPr>
        <w:t xml:space="preserve"> size ratios; no hunting strategies related to hunting activity or tools (e.g. webs and venom) relaxed size constraints consistently across species. Rather, our data suggest that phylogenetic similarity is important for determining predator-prey interaction outcomes. </w:t>
      </w:r>
      <w:r w:rsidR="00CD6510">
        <w:rPr>
          <w:rFonts w:ascii="Times New Roman" w:hAnsi="Times New Roman" w:cs="Times New Roman"/>
        </w:rPr>
        <w:t>These results highlight tha</w:t>
      </w:r>
      <w:r>
        <w:rPr>
          <w:rFonts w:ascii="Times New Roman" w:hAnsi="Times New Roman" w:cs="Times New Roman"/>
        </w:rPr>
        <w:t xml:space="preserve">t many food web patterns in small, </w:t>
      </w:r>
      <w:r w:rsidR="00F63A83">
        <w:rPr>
          <w:rFonts w:ascii="Times New Roman" w:hAnsi="Times New Roman" w:cs="Times New Roman"/>
        </w:rPr>
        <w:t>terrestrial</w:t>
      </w:r>
      <w:r>
        <w:rPr>
          <w:rFonts w:ascii="Times New Roman" w:hAnsi="Times New Roman" w:cs="Times New Roman"/>
        </w:rPr>
        <w:t xml:space="preserve"> invertebrate predator-prey interactions </w:t>
      </w:r>
      <w:r w:rsidR="002F62A7">
        <w:rPr>
          <w:rFonts w:ascii="Times New Roman" w:hAnsi="Times New Roman" w:cs="Times New Roman"/>
        </w:rPr>
        <w:t xml:space="preserve">may </w:t>
      </w:r>
      <w:r>
        <w:rPr>
          <w:rFonts w:ascii="Times New Roman" w:hAnsi="Times New Roman" w:cs="Times New Roman"/>
        </w:rPr>
        <w:t>be explained by a combination of</w:t>
      </w:r>
      <w:r w:rsidR="002B75ED">
        <w:rPr>
          <w:rFonts w:ascii="Times New Roman" w:hAnsi="Times New Roman" w:cs="Times New Roman"/>
        </w:rPr>
        <w:t xml:space="preserve"> </w:t>
      </w:r>
      <w:r w:rsidR="007E551F">
        <w:rPr>
          <w:rFonts w:ascii="Times New Roman" w:hAnsi="Times New Roman" w:cs="Times New Roman"/>
        </w:rPr>
        <w:t xml:space="preserve">predator </w:t>
      </w:r>
      <w:r w:rsidR="002B75ED">
        <w:rPr>
          <w:rFonts w:ascii="Times New Roman" w:hAnsi="Times New Roman" w:cs="Times New Roman"/>
        </w:rPr>
        <w:t xml:space="preserve">species </w:t>
      </w:r>
      <w:r w:rsidR="007E551F">
        <w:rPr>
          <w:rFonts w:ascii="Times New Roman" w:hAnsi="Times New Roman" w:cs="Times New Roman"/>
        </w:rPr>
        <w:t>characteristics</w:t>
      </w:r>
      <w:r w:rsidR="002B75ED">
        <w:rPr>
          <w:rFonts w:ascii="Times New Roman" w:hAnsi="Times New Roman" w:cs="Times New Roman"/>
        </w:rPr>
        <w:t xml:space="preserve"> and that not one predator attribute alone predicts all interactions </w:t>
      </w:r>
      <w:r w:rsidR="00BC4812">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{"citationItems":[{"id":"ITEM-1","itemData":{"DOI":"10.1111/2041-210X.13125","ISSN":"2041210X","abstract":"Food webs are a powerful way to represent the diversity, structure, and function of ecological systems. However, the accurate description of food webs requires significant effort in time and resources, limiting their widespread use in ecological studies. Newly published methods allow for the inference of feeding interactions using proxy variables. Here, we compare the accuracy of two recently described methods, as well as describe a composite model of the two, for the inference of feeding interactions using a large, well-described dataset. Both niche and neutral processes are involved in determining whether or not two species will form a feeding link in communities. Three different models for determining niche constraints of feeding interactions are compared, and all three models are extended by incorporating neutral processes, based on relative abundances. The three models compared here infer niche processes through (a) phylogenetic relationships, (b) local species trait distributions (e.g., body size), and (c) a composite of phylogeny and local traits. We show that all three methods perform well at predicting individual species interactions, and that these individual predictions scale up to the network level, resulting in food web structure of inferred networks being similar to their empirical counterparts. Our results indicate that inferring food web structure using phylogenies can be an efficient way of getting summary webs with minimal data, and offers a conservative test of changes in food web structure, particularly when there is low species turnover between sites. Inferences made using traits require more data, but allows for greater understanding of the mechanisms underlying trophic interactions. A composite model of the two methods provides a framework for investigating the importance of how phylogeny, trait distributions, and relative abundances, affect species interactions, and network structure.","author":[{"dropping-particle":"","family":"Pomeranz","given":"Justin P.F.","non-dropping-particle":"","parse-names":false,"suffix":""},{"dropping-particle":"","family":"Thompson","given":"Ross M.","non-dropping-particle":"","parse-names":false,"suffix":""},{"dropping-particle":"","family":"Poisot","given":"Timothée","non-dropping-particle":"","parse-names":false,"suffix":""},{"dropping-particle":"","family":"Harding","given":"Jon S.","non-dropping-particle":"","parse-names":false,"suffix":""}],"container-title":"Methods in Ecology and Evolution","id":"ITEM-1","issue":"3","issued":{"date-parts":[["2019"]]},"page":"356-367","title":"Inferring predator–prey interactions in food webs","type":"article-journal","volume":"10"},"uris":["http://www.mendeley.com/documents/?uuid=df3e6719-a9b8-4410-add1-db4cd678eff9"]}],"mendeley":{"formattedCitation":"(Pomeranz et al., 2019)","plainTextFormattedCitation":"(Pomeranz et al., 2019)","previouslyFormattedCitation":"(Pomeranz et al., 2019)"},"properties":{"noteIndex":0},"schema":"https://github.com/citation-style-language/schema/raw/master/csl-citation.json"}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(Pomeranz et al., 2019)</w:t>
      </w:r>
      <w:r w:rsidR="00BC4812">
        <w:rPr>
          <w:rFonts w:ascii="Times New Roman" w:hAnsi="Times New Roman" w:cs="Times New Roman"/>
        </w:rPr>
        <w:fldChar w:fldCharType="end"/>
      </w:r>
      <w:r w:rsidR="00CD3CD1">
        <w:rPr>
          <w:rFonts w:ascii="Times New Roman" w:hAnsi="Times New Roman" w:cs="Times New Roman"/>
        </w:rPr>
        <w:t>.</w:t>
      </w:r>
    </w:p>
    <w:p w14:paraId="3757489D" w14:textId="1D48C234" w:rsidR="003F7A55" w:rsidRDefault="003F7A55" w:rsidP="003F3823">
      <w:pPr>
        <w:rPr>
          <w:rFonts w:ascii="Times New Roman" w:hAnsi="Times New Roman" w:cs="Times New Roman"/>
        </w:rPr>
      </w:pPr>
    </w:p>
    <w:p w14:paraId="0A71C3ED" w14:textId="470C42FA" w:rsidR="00BB56FC" w:rsidRDefault="007B5BB4" w:rsidP="007E551F">
      <w:pPr>
        <w:rPr>
          <w:rFonts w:ascii="Times New Roman" w:hAnsi="Times New Roman" w:cs="Times New Roman"/>
        </w:rPr>
      </w:pPr>
      <w:r>
        <w:rPr>
          <w:rFonts w:ascii="Times New Roman" w:hAnsi="Times New Roman" w:cs="Times New Roman"/>
        </w:rPr>
        <w:t>Our results</w:t>
      </w:r>
      <w:r w:rsidR="003507EC">
        <w:rPr>
          <w:rFonts w:ascii="Times New Roman" w:hAnsi="Times New Roman" w:cs="Times New Roman"/>
        </w:rPr>
        <w:t xml:space="preserve"> strengthen the need for </w:t>
      </w:r>
      <w:r w:rsidR="0079365E">
        <w:rPr>
          <w:rFonts w:ascii="Times New Roman" w:hAnsi="Times New Roman" w:cs="Times New Roman"/>
        </w:rPr>
        <w:t xml:space="preserve">combining </w:t>
      </w:r>
      <w:r w:rsidR="00447D18">
        <w:rPr>
          <w:rFonts w:ascii="Times New Roman" w:hAnsi="Times New Roman" w:cs="Times New Roman"/>
        </w:rPr>
        <w:t xml:space="preserve">multiple predator traits, including </w:t>
      </w:r>
      <w:r w:rsidR="0079365E">
        <w:rPr>
          <w:rFonts w:ascii="Times New Roman" w:hAnsi="Times New Roman" w:cs="Times New Roman"/>
        </w:rPr>
        <w:t>body size</w:t>
      </w:r>
      <w:r w:rsidR="00447D18">
        <w:rPr>
          <w:rFonts w:ascii="Times New Roman" w:hAnsi="Times New Roman" w:cs="Times New Roman"/>
        </w:rPr>
        <w:t>,</w:t>
      </w:r>
      <w:r w:rsidR="0079365E">
        <w:rPr>
          <w:rFonts w:ascii="Times New Roman" w:hAnsi="Times New Roman" w:cs="Times New Roman"/>
        </w:rPr>
        <w:t xml:space="preserve"> species identity</w:t>
      </w:r>
      <w:r w:rsidR="00447D18">
        <w:rPr>
          <w:rFonts w:ascii="Times New Roman" w:hAnsi="Times New Roman" w:cs="Times New Roman"/>
        </w:rPr>
        <w:t>,</w:t>
      </w:r>
      <w:r w:rsidR="003507EC">
        <w:rPr>
          <w:rFonts w:ascii="Times New Roman" w:hAnsi="Times New Roman" w:cs="Times New Roman"/>
        </w:rPr>
        <w:t xml:space="preserve"> </w:t>
      </w:r>
      <w:r w:rsidR="00681B4B">
        <w:rPr>
          <w:rFonts w:ascii="Times New Roman" w:hAnsi="Times New Roman" w:cs="Times New Roman"/>
        </w:rPr>
        <w:t xml:space="preserve">and </w:t>
      </w:r>
      <w:r w:rsidR="00241D90">
        <w:rPr>
          <w:rFonts w:ascii="Times New Roman" w:hAnsi="Times New Roman" w:cs="Times New Roman"/>
        </w:rPr>
        <w:t>hunting</w:t>
      </w:r>
      <w:r w:rsidR="005963C3">
        <w:rPr>
          <w:rFonts w:ascii="Times New Roman" w:hAnsi="Times New Roman" w:cs="Times New Roman"/>
        </w:rPr>
        <w:t xml:space="preserve"> traits </w:t>
      </w:r>
      <w:r w:rsidR="003507EC">
        <w:rPr>
          <w:rFonts w:ascii="Times New Roman" w:hAnsi="Times New Roman" w:cs="Times New Roman"/>
        </w:rPr>
        <w:t>for explaining and predicting food web patterns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{"citationItems":[{"id":"ITEM-1","itemData":{"author":[{"dropping-particle":"","family":"Rudolf","given":"Volker H W","non-dropping-particle":"","parse-names":false,"suffix":""},{"dropping-particle":"","family":"Rasmussen","given":"Nick L","non-dropping-particle":"","parse-names":false,"suffix":""},{"dropping-particle":"","family":"Dibble","given":"Christopher J","non-dropping-particle":"","parse-names":false,"suffix":""},{"dropping-particle":"Van","family":"Allen","given":"Benjamin G","non-dropping-particle":"","parse-names":false,"suffix":""}],"container-title":"Proceedings of the Royal Society B","id":"ITEM-1","issued":{"date-parts":[["2014"]]},"page":"20133203","title":"Resolving the roles of body size and species identity in driving functional diversity","type":"article-journal","volume":"281"},"uris":["http://www.mendeley.com/documents/?uuid=d2f7d2a4-60b9-48d2-8d44-1749ffe2c62f"]},{"id":"ITEM-2","itemData":{"author":[{"dropping-particle":"","family":"Rall","given":"Björn C.","non-dropping-particle":"","parse-names":false,"suffix":""},{"dropping-particle":"","family":"Kalinkat","given":"Gregor","non-dropping-particle":"","parse-names":false,"suffix":""},{"dropping-particle":"","family":"Ott","given":"David","non-dropping-particle":"","parse-names":false,"suffix":""},{"dropping-particle":"","family":"Vucic-Prestic","given":"Olivera","non-dropping-particle":"","parse-names":false,"suffix":""},{"dropping-particle":"","family":"Brose","given":"Ulrich","non-dropping-particle":"","parse-names":false,"suffix":""}],"container-title":"Oikos","id":"ITEM-2","issued":{"date-parts":[["2011"]]},"page":"483-492","title":"Taxonomic versus allometric constraints on non-linear interaction strengths","type":"article-journal","volume":"120"},"uris":["http://www.mendeley.com/documents/?uuid=788f60de-811c-4a9f-af45-c39ab8c00355"]},{"id":"ITEM-3","itemData":{"DOI":"10.1007/978-1-4020-5337-5_3","ISBN":"1402053363","abstract":"The interrelatedness and interdependency of organisms in natural systems must have been part of the model framework with which early humans made sense of their environment and their place within it, and which persists today in all cultures in its various forms. Ecologists have formalised these relationships and dependencies, in diagrammatic and mathematical forms, as systems of trophic networks or food webs, and, taking a wider view, as ecosystems. In the present context of food webs, the details of the arrangement of the organisms in time and space and the flow of materials between them, have demanded a great deal of attention from researchers, both empiricists and theorists, and will continue to do so. Historically, food web research has necessitated a reductionist approach in order to cope with the complexity apparent in real interacting systems; trophic data have usually been collected at a high resolution, often at the level of the individual species (Table 3.1). © 2007 Springer.","author":[{"dropping-particle":"","family":"Raffaelli","given":"Dave","non-dropping-particle":"","parse-names":false,"suffix":""}],"container-title":"From Energetics to Ecosystems: The Dynamics and Structure of Ecological Systems","id":"ITEM-3","issued":{"date-parts":[["2007"]]},"page":"53-64","title":"Food webs, body size and the curse of the latin binomial","type":"article-journal"},"uris":["http://www.mendeley.com/documents/?uuid=451661b4-48ee-4a55-9329-b83303e91484"]}],"mendeley":{"formattedCitation":"(Raffaelli, 2007; Rall et al., 2011; Rudolf et al., 2014)","plainTextFormattedCitation":"(Raffaelli, 2007; Rall et al., 2011; Rudolf et al., 2014)","previouslyFormattedCitation":"(Raffaelli, 2007; Rall et al., 2011; Rudolf et al., 2014)"},"properties":{"noteIndex":0},"schema":"https://github.com/citation-style-language/schema/raw/master/csl-citation.json"}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(Raffaelli, 2007; Rall et al., 2011; Rudolf et al., 2014)</w:t>
      </w:r>
      <w:r w:rsidR="00443203">
        <w:rPr>
          <w:rFonts w:ascii="Times New Roman" w:hAnsi="Times New Roman" w:cs="Times New Roman"/>
        </w:rPr>
        <w:fldChar w:fldCharType="end"/>
      </w:r>
      <w:r w:rsidR="00443203">
        <w:rPr>
          <w:rFonts w:ascii="Times New Roman" w:hAnsi="Times New Roman" w:cs="Times New Roman"/>
        </w:rPr>
        <w:t xml:space="preserve">. </w:t>
      </w:r>
      <w:r w:rsidR="002F62A7">
        <w:rPr>
          <w:rFonts w:ascii="Times New Roman" w:hAnsi="Times New Roman" w:cs="Times New Roman"/>
        </w:rPr>
        <w:t>In</w:t>
      </w:r>
      <w:r>
        <w:rPr>
          <w:rFonts w:ascii="Times New Roman" w:hAnsi="Times New Roman" w:cs="Times New Roman"/>
        </w:rPr>
        <w:t xml:space="preserve"> our results,</w:t>
      </w:r>
      <w:r w:rsidR="005F7E50">
        <w:rPr>
          <w:rFonts w:ascii="Times New Roman" w:hAnsi="Times New Roman" w:cs="Times New Roman"/>
        </w:rPr>
        <w:t xml:space="preserve"> samples from </w:t>
      </w:r>
      <w:r>
        <w:rPr>
          <w:rFonts w:ascii="Times New Roman" w:hAnsi="Times New Roman" w:cs="Times New Roman"/>
        </w:rPr>
        <w:t>predator</w:t>
      </w:r>
      <w:r w:rsidR="002F62A7">
        <w:rPr>
          <w:rFonts w:ascii="Times New Roman" w:hAnsi="Times New Roman" w:cs="Times New Roman"/>
        </w:rPr>
        <w:t xml:space="preserve"> species</w:t>
      </w:r>
      <w:r>
        <w:rPr>
          <w:rFonts w:ascii="Times New Roman" w:hAnsi="Times New Roman" w:cs="Times New Roman"/>
        </w:rPr>
        <w:t xml:space="preserve"> that may be more</w:t>
      </w:r>
      <w:r w:rsidR="007E4195">
        <w:rPr>
          <w:rFonts w:ascii="Times New Roman" w:hAnsi="Times New Roman" w:cs="Times New Roman"/>
        </w:rPr>
        <w:t xml:space="preserve"> limited in diet based on prey </w:t>
      </w:r>
      <w:r w:rsidR="007E551F">
        <w:rPr>
          <w:rFonts w:ascii="Times New Roman" w:hAnsi="Times New Roman" w:cs="Times New Roman"/>
        </w:rPr>
        <w:t>they can attack or handle</w:t>
      </w:r>
      <w:r>
        <w:rPr>
          <w:rFonts w:ascii="Times New Roman" w:hAnsi="Times New Roman" w:cs="Times New Roman"/>
        </w:rPr>
        <w:t xml:space="preserve"> </w:t>
      </w:r>
      <w:r w:rsidR="007E551F">
        <w:rPr>
          <w:rFonts w:ascii="Times New Roman" w:hAnsi="Times New Roman" w:cs="Times New Roman"/>
        </w:rPr>
        <w:t>(</w:t>
      </w:r>
      <w:r w:rsidR="00681B4B">
        <w:rPr>
          <w:rFonts w:ascii="Times New Roman" w:hAnsi="Times New Roman" w:cs="Times New Roman"/>
        </w:rPr>
        <w:t>e.g.</w:t>
      </w:r>
      <w:proofErr w:type="gramStart"/>
      <w:r w:rsidR="00681B4B">
        <w:rPr>
          <w:rFonts w:ascii="Times New Roman" w:hAnsi="Times New Roman" w:cs="Times New Roman"/>
        </w:rPr>
        <w:t>,</w:t>
      </w:r>
      <w:r>
        <w:rPr>
          <w:rFonts w:ascii="Times New Roman" w:hAnsi="Times New Roman" w:cs="Times New Roman"/>
        </w:rPr>
        <w:t xml:space="preserve"> </w:t>
      </w:r>
      <w:r w:rsidR="00681B4B">
        <w:rPr>
          <w:rFonts w:ascii="Times New Roman" w:hAnsi="Times New Roman" w:cs="Times New Roman"/>
        </w:rPr>
        <w:t xml:space="preserve"> </w:t>
      </w:r>
      <w:proofErr w:type="spellStart"/>
      <w:r>
        <w:rPr>
          <w:rFonts w:ascii="Times New Roman" w:hAnsi="Times New Roman" w:cs="Times New Roman"/>
          <w:i/>
          <w:iCs/>
        </w:rPr>
        <w:t>Pantala</w:t>
      </w:r>
      <w:proofErr w:type="spellEnd"/>
      <w:proofErr w:type="gramEnd"/>
      <w:r>
        <w:rPr>
          <w:rFonts w:ascii="Times New Roman" w:hAnsi="Times New Roman" w:cs="Times New Roman"/>
          <w:i/>
          <w:iCs/>
        </w:rPr>
        <w:t xml:space="preserve"> </w:t>
      </w:r>
      <w:proofErr w:type="spellStart"/>
      <w:r>
        <w:rPr>
          <w:rFonts w:ascii="Times New Roman" w:hAnsi="Times New Roman" w:cs="Times New Roman"/>
          <w:i/>
          <w:iCs/>
        </w:rPr>
        <w:t>flavescens</w:t>
      </w:r>
      <w:proofErr w:type="spellEnd"/>
      <w:r>
        <w:rPr>
          <w:rFonts w:ascii="Times New Roman" w:hAnsi="Times New Roman" w:cs="Times New Roman"/>
        </w:rPr>
        <w:t xml:space="preserve"> and</w:t>
      </w:r>
      <w:r w:rsidR="00C206C7">
        <w:rPr>
          <w:rFonts w:ascii="Times New Roman" w:hAnsi="Times New Roman" w:cs="Times New Roman"/>
        </w:rPr>
        <w:t xml:space="preserve"> </w:t>
      </w:r>
      <w:proofErr w:type="spellStart"/>
      <w:r w:rsidR="00C206C7" w:rsidRPr="00C206C7">
        <w:rPr>
          <w:rFonts w:ascii="Times New Roman" w:hAnsi="Times New Roman" w:cs="Times New Roman"/>
          <w:i/>
          <w:iCs/>
        </w:rPr>
        <w:t>Mecistocephalus</w:t>
      </w:r>
      <w:proofErr w:type="spellEnd"/>
      <w:r w:rsidR="00C206C7" w:rsidRPr="00C206C7">
        <w:rPr>
          <w:rFonts w:ascii="Times New Roman" w:hAnsi="Times New Roman" w:cs="Times New Roman"/>
          <w:i/>
          <w:iCs/>
        </w:rPr>
        <w:t xml:space="preserve"> sp</w:t>
      </w:r>
      <w:r w:rsidR="00C206C7" w:rsidRPr="00C206C7">
        <w:rPr>
          <w:rFonts w:ascii="Times New Roman" w:hAnsi="Times New Roman" w:cs="Times New Roman"/>
        </w:rPr>
        <w:t>.</w:t>
      </w:r>
      <w:r>
        <w:rPr>
          <w:rFonts w:ascii="Times New Roman" w:hAnsi="Times New Roman" w:cs="Times New Roman"/>
        </w:rPr>
        <w:t xml:space="preserve">) </w:t>
      </w:r>
      <w:r w:rsidR="006058A6">
        <w:rPr>
          <w:rFonts w:ascii="Times New Roman" w:hAnsi="Times New Roman" w:cs="Times New Roman"/>
        </w:rPr>
        <w:t xml:space="preserve">have smaller prey items on average compared to </w:t>
      </w:r>
      <w:r w:rsidR="00344B7A">
        <w:rPr>
          <w:rFonts w:ascii="Times New Roman" w:hAnsi="Times New Roman" w:cs="Times New Roman"/>
        </w:rPr>
        <w:t xml:space="preserve">those </w:t>
      </w:r>
      <w:r w:rsidR="006058A6">
        <w:rPr>
          <w:rFonts w:ascii="Times New Roman" w:hAnsi="Times New Roman" w:cs="Times New Roman"/>
        </w:rPr>
        <w:t>of similar</w:t>
      </w:r>
      <w:r w:rsidR="00344B7A">
        <w:rPr>
          <w:rFonts w:ascii="Times New Roman" w:hAnsi="Times New Roman" w:cs="Times New Roman"/>
        </w:rPr>
        <w:t xml:space="preserve"> </w:t>
      </w:r>
      <w:r w:rsidR="006058A6">
        <w:rPr>
          <w:rFonts w:ascii="Times New Roman" w:hAnsi="Times New Roman" w:cs="Times New Roman"/>
        </w:rPr>
        <w:t>or even</w:t>
      </w:r>
      <w:r w:rsidR="00344B7A">
        <w:rPr>
          <w:rFonts w:ascii="Times New Roman" w:hAnsi="Times New Roman" w:cs="Times New Roman"/>
        </w:rPr>
        <w:t xml:space="preserve"> </w:t>
      </w:r>
      <w:r w:rsidR="006058A6">
        <w:rPr>
          <w:rFonts w:ascii="Times New Roman" w:hAnsi="Times New Roman" w:cs="Times New Roman"/>
        </w:rPr>
        <w:t>smaller size</w:t>
      </w:r>
      <w:r w:rsidR="003507EC">
        <w:rPr>
          <w:rFonts w:ascii="Times New Roman" w:hAnsi="Times New Roman" w:cs="Times New Roman"/>
        </w:rPr>
        <w:t xml:space="preserve"> that</w:t>
      </w:r>
      <w:r w:rsidR="007E551F">
        <w:rPr>
          <w:rFonts w:ascii="Times New Roman" w:hAnsi="Times New Roman" w:cs="Times New Roman"/>
        </w:rPr>
        <w:t xml:space="preserve"> may be able to attack or handle larger prey (e.g. the spider predators in this, order Araneae). </w:t>
      </w:r>
      <w:r w:rsidR="004239D4">
        <w:rPr>
          <w:rFonts w:ascii="Times New Roman" w:hAnsi="Times New Roman" w:cs="Times New Roman"/>
        </w:rPr>
        <w:t>Wh</w:t>
      </w:r>
      <w:r w:rsidR="00015822">
        <w:rPr>
          <w:rFonts w:ascii="Times New Roman" w:hAnsi="Times New Roman" w:cs="Times New Roman"/>
        </w:rPr>
        <w:t>ereas</w:t>
      </w:r>
      <w:r w:rsidR="004239D4">
        <w:rPr>
          <w:rFonts w:ascii="Times New Roman" w:hAnsi="Times New Roman" w:cs="Times New Roman"/>
        </w:rPr>
        <w:t xml:space="preserve"> both sets of feeding interactions are still constrained by </w:t>
      </w:r>
      <w:r w:rsidR="0024313B">
        <w:rPr>
          <w:rFonts w:ascii="Times New Roman" w:hAnsi="Times New Roman" w:cs="Times New Roman"/>
        </w:rPr>
        <w:t xml:space="preserve">predator and prey </w:t>
      </w:r>
      <w:r w:rsidR="004239D4">
        <w:rPr>
          <w:rFonts w:ascii="Times New Roman" w:hAnsi="Times New Roman" w:cs="Times New Roman"/>
        </w:rPr>
        <w:t>size, these constraints vary depending on predator identity, or, more broadly, predator traits</w:t>
      </w:r>
      <w:r w:rsidR="007E4195">
        <w:rPr>
          <w:rFonts w:ascii="Times New Roman" w:hAnsi="Times New Roman" w:cs="Times New Roman"/>
        </w:rPr>
        <w:t xml:space="preserve"> related to</w:t>
      </w:r>
      <w:r w:rsidR="007E551F">
        <w:rPr>
          <w:rFonts w:ascii="Times New Roman" w:hAnsi="Times New Roman" w:cs="Times New Roman"/>
        </w:rPr>
        <w:t xml:space="preserve"> prey</w:t>
      </w:r>
      <w:r w:rsidR="007E4195">
        <w:rPr>
          <w:rFonts w:ascii="Times New Roman" w:hAnsi="Times New Roman" w:cs="Times New Roman"/>
        </w:rPr>
        <w:t xml:space="preserve"> </w:t>
      </w:r>
      <w:r w:rsidR="007E551F">
        <w:rPr>
          <w:rFonts w:ascii="Times New Roman" w:hAnsi="Times New Roman" w:cs="Times New Roman"/>
        </w:rPr>
        <w:t>handling and attack efficiency</w:t>
      </w:r>
      <w:r w:rsidR="004239D4">
        <w:rPr>
          <w:rFonts w:ascii="Times New Roman" w:hAnsi="Times New Roman" w:cs="Times New Roman"/>
        </w:rPr>
        <w:t xml:space="preserve">. </w:t>
      </w:r>
      <w:r w:rsidR="00015822">
        <w:rPr>
          <w:rFonts w:ascii="Times New Roman" w:hAnsi="Times New Roman" w:cs="Times New Roman"/>
        </w:rPr>
        <w:t>Although</w:t>
      </w:r>
      <w:r w:rsidR="00241D90">
        <w:rPr>
          <w:rFonts w:ascii="Times New Roman" w:hAnsi="Times New Roman" w:cs="Times New Roman"/>
        </w:rPr>
        <w:t xml:space="preserve"> these traits (body size and </w:t>
      </w:r>
      <w:r w:rsidR="007E551F">
        <w:rPr>
          <w:rFonts w:ascii="Times New Roman" w:hAnsi="Times New Roman" w:cs="Times New Roman"/>
        </w:rPr>
        <w:t xml:space="preserve">handling </w:t>
      </w:r>
      <w:proofErr w:type="spellStart"/>
      <w:r w:rsidR="007E551F">
        <w:rPr>
          <w:rFonts w:ascii="Times New Roman" w:hAnsi="Times New Roman" w:cs="Times New Roman"/>
        </w:rPr>
        <w:t>efficiency</w:t>
      </w:r>
      <w:proofErr w:type="spellEnd"/>
      <w:r w:rsidR="00241D90">
        <w:rPr>
          <w:rFonts w:ascii="Times New Roman" w:hAnsi="Times New Roman" w:cs="Times New Roman"/>
        </w:rPr>
        <w:t xml:space="preserve">) may vary across individuals within a species over its lifespan, our dataset </w:t>
      </w:r>
      <w:r w:rsidR="004239D4">
        <w:rPr>
          <w:rFonts w:ascii="Times New Roman" w:hAnsi="Times New Roman" w:cs="Times New Roman"/>
        </w:rPr>
        <w:lastRenderedPageBreak/>
        <w:t xml:space="preserve">demonstrates that some </w:t>
      </w:r>
      <w:r w:rsidR="001D047C">
        <w:rPr>
          <w:rFonts w:ascii="Times New Roman" w:hAnsi="Times New Roman" w:cs="Times New Roman"/>
        </w:rPr>
        <w:t>traits that limit prey size selection</w:t>
      </w:r>
      <w:r w:rsidR="007E551F">
        <w:rPr>
          <w:rFonts w:ascii="Times New Roman" w:hAnsi="Times New Roman" w:cs="Times New Roman"/>
        </w:rPr>
        <w:t xml:space="preserve"> may be</w:t>
      </w:r>
      <w:r w:rsidR="001D047C">
        <w:rPr>
          <w:rFonts w:ascii="Times New Roman" w:hAnsi="Times New Roman" w:cs="Times New Roman"/>
        </w:rPr>
        <w:t xml:space="preserve"> </w:t>
      </w:r>
      <w:r w:rsidR="00241D90">
        <w:rPr>
          <w:rFonts w:ascii="Times New Roman" w:hAnsi="Times New Roman" w:cs="Times New Roman"/>
        </w:rPr>
        <w:t xml:space="preserve">conserved across life stages and phylogenetically </w:t>
      </w:r>
      <w:r w:rsidR="00DB7AE6">
        <w:rPr>
          <w:rFonts w:ascii="Times New Roman" w:hAnsi="Times New Roman" w:cs="Times New Roman"/>
        </w:rPr>
        <w:t xml:space="preserve">related </w:t>
      </w:r>
      <w:r w:rsidR="00241D90">
        <w:rPr>
          <w:rFonts w:ascii="Times New Roman" w:hAnsi="Times New Roman" w:cs="Times New Roman"/>
        </w:rPr>
        <w:t xml:space="preserve">species, lending credence to phylogenetic approaches to inferring feeding interactions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{"citationItems":[{"id":"ITEM-1","itemData":{"DOI":"10.1016/j.fooweb.2015.09.001","ISSN":"23522496","abstract":"Food webs are important tools for understanding how complex natural communities are structured and how they respond to environmental change. However their full potential has yet to be realised because of the huge amount of resources required to construct them de novo. Consequently, the current catalogue of networks that are suitable for rigorous and comparative analyses and theoretical development still suffers from a lack of standardisation and replication.Here, we present a novel R function, WebBuilder, which automates the construction of food webs from taxonomic lists, and a dataset of trophic interactions. This function works by matching species against those within a dataset of trophic interactions, and 'filling in' missing trophic interactions based on these matches. We also present a dataset of over 20,000 freshwater trophic interactions, and use this and four well-characterised freshwater food webs to test the method.The WebBuilder function facilitates the generation of food webs of comparable quality to the most detailed published food webs, but at a fraction of the research effort or cost. Furthermore, it matched and often outperformed a selection of predictive models, which are currently among the best, in terms of capturing key properties of empirical food webs. The method is simple to use, systematic and, perhaps most importantly, reproducible, which will facilitate (re-) analysis and data sharing. Although developed and tested on a sample of freshwater food webs, this method could easily be extended to cover other types of ecological interactions (such as mutualistic interactions).","author":[{"dropping-particle":"","family":"Gray","given":"Clare","non-dropping-particle":"","parse-names":false,"suffix":""},{"dropping-particle":"","family":"Figueroa","given":"David H.","non-dropping-particle":"","parse-names":false,"suffix":""},{"dropping-particle":"","family":"Hudson","given":"Lawrence N.","non-dropping-particle":"","parse-names":false,"suffix":""},{"dropping-particle":"","family":"Ma","given":"Athen","non-dropping-particle":"","parse-names":false,"suffix":""},{"dropping-particle":"","family":"Perkins","given":"Dan","non-dropping-particle":"","parse-names":false,"suffix":""},{"dropping-particle":"","family":"Woodward","given":"Guy","non-dropping-particle":"","parse-names":false,"suffix":""}],"container-title":"Food Webs","id":"ITEM-1","issued":{"date-parts":[["2015"]]},"page":"11-20","publisher":"The Authors","title":"Joining the dots: An automated method for constructing food webs from compendia of published interactions","type":"article-journal","volume":"5"},"uris":["http://www.mendeley.com/documents/?uuid=a360129c-bc30-471d-8c25-c40d37508c80"]}],"mendeley":{"formattedCitation":"(Gray et al., 2015)","plainTextFormattedCitation":"(Gray et al., 2015)","previouslyFormattedCitation":"(Gray et al., 2015)"},"properties":{"noteIndex":0},"schema":"https://github.com/citation-style-language/schema/raw/master/csl-citation.json"}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(Gray et al., 2015)</w:t>
      </w:r>
      <w:r w:rsidR="00443203">
        <w:rPr>
          <w:rFonts w:ascii="Times New Roman" w:hAnsi="Times New Roman" w:cs="Times New Roman"/>
        </w:rPr>
        <w:fldChar w:fldCharType="end"/>
      </w:r>
      <w:r w:rsidR="00443203">
        <w:rPr>
          <w:rFonts w:ascii="Times New Roman" w:hAnsi="Times New Roman" w:cs="Times New Roman"/>
        </w:rPr>
        <w:t>.</w:t>
      </w:r>
      <w:r w:rsidR="007E551F">
        <w:rPr>
          <w:rFonts w:ascii="Times New Roman" w:hAnsi="Times New Roman" w:cs="Times New Roman"/>
        </w:rPr>
        <w:t xml:space="preserve"> While we did not see evidence that these phylogenetically constrained traits were specifically related to tools such as webs or venom, determining what allows predators to relax size constraints is a fruitful area of future study. </w:t>
      </w:r>
    </w:p>
    <w:p w14:paraId="508475CC" w14:textId="0CA07E0F" w:rsidR="00BB56FC" w:rsidRDefault="00BB56FC" w:rsidP="003507EC">
      <w:pPr>
        <w:rPr>
          <w:rFonts w:ascii="Times New Roman" w:hAnsi="Times New Roman" w:cs="Times New Roman"/>
        </w:rPr>
      </w:pPr>
    </w:p>
    <w:p w14:paraId="1D4CECDB" w14:textId="6802C41F" w:rsidR="00996427" w:rsidRPr="00996427" w:rsidRDefault="00BB56FC" w:rsidP="003507EC">
      <w:pPr>
        <w:rPr>
          <w:rFonts w:ascii="Times New Roman" w:hAnsi="Times New Roman" w:cs="Times New Roman"/>
        </w:rPr>
      </w:pPr>
      <w:r>
        <w:rPr>
          <w:rFonts w:ascii="Times New Roman" w:hAnsi="Times New Roman" w:cs="Times New Roman"/>
        </w:rPr>
        <w:t xml:space="preserve">Traits </w:t>
      </w:r>
      <w:r w:rsidR="00241D90">
        <w:rPr>
          <w:rFonts w:ascii="Times New Roman" w:hAnsi="Times New Roman" w:cs="Times New Roman"/>
        </w:rPr>
        <w:t>related to predator hunting strategies, such as</w:t>
      </w:r>
      <w:r>
        <w:rPr>
          <w:rFonts w:ascii="Times New Roman" w:hAnsi="Times New Roman" w:cs="Times New Roman"/>
        </w:rPr>
        <w:t xml:space="preserve"> web and venom use</w:t>
      </w:r>
      <w:r w:rsidR="00241D90">
        <w:rPr>
          <w:rFonts w:ascii="Times New Roman" w:hAnsi="Times New Roman" w:cs="Times New Roman"/>
        </w:rPr>
        <w:t>,</w:t>
      </w:r>
      <w:r>
        <w:rPr>
          <w:rFonts w:ascii="Times New Roman" w:hAnsi="Times New Roman" w:cs="Times New Roman"/>
        </w:rPr>
        <w:t xml:space="preserve"> </w:t>
      </w:r>
      <w:r w:rsidR="00443433">
        <w:rPr>
          <w:rFonts w:ascii="Times New Roman" w:hAnsi="Times New Roman" w:cs="Times New Roman"/>
        </w:rPr>
        <w:t xml:space="preserve">have </w:t>
      </w:r>
      <w:r>
        <w:rPr>
          <w:rFonts w:ascii="Times New Roman" w:hAnsi="Times New Roman" w:cs="Times New Roman"/>
        </w:rPr>
        <w:t xml:space="preserve">gained attention </w:t>
      </w:r>
      <w:r w:rsidR="00BB26B2">
        <w:rPr>
          <w:rFonts w:ascii="Times New Roman" w:hAnsi="Times New Roman" w:cs="Times New Roman"/>
        </w:rPr>
        <w:t>as important drivers of interactions in</w:t>
      </w:r>
      <w:r w:rsidR="00B4631F">
        <w:rPr>
          <w:rFonts w:ascii="Times New Roman" w:hAnsi="Times New Roman" w:cs="Times New Roman"/>
        </w:rPr>
        <w:t xml:space="preserve"> invertebrate food webs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{"citationItems":[{"id":"ITEM-1","itemData":{"DOI":"10.1111/oik.04712","ISSN":"16000706","abstract":"The use of functional traits to describe community structure is a promising approach to reveal generalities across organisms and ecosystems. Plant ecologists have demonstrated the importance of traits in explaining community structure, competitive interactions as well as ecosystem functioning. The application of trait-based methods to more complex communities such as food webs is however more challenging owing to the diversity of animal characteristics and of interactions. The objective of this study was to determine how functional structure is related to food web structure. We consider that food web structure is the result of 1) the match between consumer and resource traits, which determine the occurence of a trophic interaction between them, and 2) the distribution of functional traits in the community. We implemented a statistical approach to assess whether or not 35 466 pairwise interactions between soil organisms are constrained by trait-matching and then used a Procrustes analysis to investigate correlations between functional indices and network properties across 48 sites. We found that the occurrence of trophic interactions is well predicted by matching the traits of the resource with those of the consumer. Taxonomy and body mass of both species were the most important traits for the determination of an interaction. As a consequence, functional evenness and the variance of certain traits in the community were correlated to trophic complementarity between species, while trait identity, more than diversity, was related to network topology. The analysis was however limited by trait data availability, and a coarse resolution of certain taxonomic groups in our dataset. These limitations explain the importance of taxonomy, as well as the complexity of the statistical model needed. Our results outline the important implications of trait composition on ecological networks, opening promising avenues of research into the relationship between functional diversity and ecosystem functioning in multi-trophic systems.","author":[{"dropping-particle":"","family":"Laigle","given":"Idaline","non-dropping-particle":"","parse-names":false,"suffix":""},{"dropping-particle":"","family":"Aubin","given":"Isabelle","non-dropping-particle":"","parse-names":false,"suffix":""},{"dropping-particle":"","family":"Digel","given":"Christoph","non-dropping-particle":"","parse-names":false,"suffix":""},{"dropping-particle":"","family":"Brose","given":"Ulrich","non-dropping-particle":"","parse-names":false,"suffix":""},{"dropping-particle":"","family":"Boulangeat","given":"Isabelle","non-dropping-particle":"","parse-names":false,"suffix":""},{"dropping-particle":"","family":"Gravel","given":"Dominique","non-dropping-particle":"","parse-names":false,"suffix":""}],"container-title":"Oikos","id":"ITEM-1","issue":"2","issued":{"date-parts":[["2018"]]},"page":"316-326","title":"Species traits as drivers of food web structure","type":"article-journal","volume":"127"},"uris":["http://www.mendeley.com/documents/?uuid=4f155ff1-bb4b-47b8-ae5f-baf4e5303501"]},{"id":"ITEM-2","itemData":{"author":[{"dropping-particle":"","family":"Schmitz","given":"Oswald J.","non-dropping-particle":"","parse-names":false,"suffix":""}],"container-title":"Ecology","id":"ITEM-2","issue":"9","issued":{"date-parts":[["2009"]]},"page":"2339-2345","title":"Effects of predator functional diversity on grassland ecosystem function","type":"article-journal","volume":"90"},"uris":["http://www.mendeley.com/documents/?uuid=4b85f518-4f66-4e76-8d12-e7483b267fd9"]},{"id":"ITEM-3","itemData":{"DOI":"10.1126/science.1152355","ISBN":"0036-8075","ISSN":"00368075","PMID":"18276890","abstract":"The way predators control their prey populations is determined by the interplay between predator hunting mode and prey antipredator behavior. It is uncertain, however, how the effects of such interplay control ecosystem function. A 3-year experiment in grassland mesocosms revealed that actively hunting spiders reduced plant species diversity and enhanced aboveground net primary production and nitrogen mineralization rate, whereas sit-and-wait ambush spiders had opposite effects. These effects arise from the different responses to the two different predators by their grasshopper prey-the dominant herbivore species that controls plant species composition and accordingly ecosystem functioning. Predator hunting mode is thus a key functional trait that can help to explain variation in the nature of top-down control of ecosystems.","author":[{"dropping-particle":"","family":"Schmitz","given":"Oswald J.","non-dropping-particle":"","parse-names":false,"suffix":""}],"container-title":"Science","id":"ITEM-3","issue":"5865","issued":{"date-parts":[["2008"]]},"page":"952-954","title":"Effects of predator hunting mode on grassland ecosystem function","type":"article-journal","volume":"319"},"uris":["http://www.mendeley.com/documents/?uuid=73052aeb-11a1-4150-9585-e9589cd98b1b"]}],"mendeley":{"formattedCitation":"(Laigle et al., 2018; Schmitz, 2008, 2009)","plainTextFormattedCitation":"(Laigle et al., 2018; Schmitz, 2008, 2009)","previouslyFormattedCitation":"(Laigle et al., 2018; Schmitz, 2008, 2009)"},"properties":{"noteIndex":0},"schema":"https://github.com/citation-style-language/schema/raw/master/csl-citation.json"}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(Laigle et al., 2018; Schmitz, 2008, 2009)</w:t>
      </w:r>
      <w:r w:rsidR="00443203">
        <w:rPr>
          <w:rFonts w:ascii="Times New Roman" w:hAnsi="Times New Roman" w:cs="Times New Roman"/>
        </w:rPr>
        <w:fldChar w:fldCharType="end"/>
      </w:r>
      <w:r w:rsidR="00F63A83">
        <w:rPr>
          <w:rFonts w:ascii="Times New Roman" w:hAnsi="Times New Roman" w:cs="Times New Roman"/>
        </w:rPr>
        <w:t xml:space="preserve"> and are often a primary way in which interactions are inferred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{"citationItems":[{"id":"ITEM-1","itemData":{"DOI":"10.1111/oik.00865","ISSN":"16000706","abstract":"Food web topologies depict the community structure as distributions of feeding interactions across populations. Although the soil ecosystem provides important functions for aboveground ecosystems, data on complex soil food webs is notoriously scarce, most likely due to the difficulty of sampling and characterizing the system. To fill this gap we assembled the complex food webs of 48 forest soil communities. The food webs comprise 89 to 168 taxa and 729 to 3344 feeding interactions. The feeding links were established by combining several molecular methods (stable isotope, fatty acid and molecular gut content analyses) with feeding trials and literature data. First, we addressed whether soil food webs (n = 48) differ significantly from those of other ecosystem types (aquatic and terrestrial aboveground, n = 77) by comparing 22 food web parameters. We found that our soil food webs are characterized by many omnivorous and cannibalistic species, more trophic chains and intraguild-predation motifs than other food webs and high average and maximum trophic levels. Despite this, we also found that soil food webs have a similar connectance as other ecosystems, but interestingly a higher link density and clustering coefficient. These differences in network structure to other ecosystem types may be a result of ecosystem specific constraints on hunting and feeding characteristics of the species that emerge as network parameters at the food-web level. In a second analysis of land-use effects, we found significant but only small differences of soil food web structure between different beech and coniferous forest types, which may be explained by generally strong selection effects of the soil that are independent of human land use. Overall, our study has unravelled some systematic structures of soil food-webs, which extends our mechanistic understanding how environmental characteristics of the soil ecosystem determine patterns at the community level.","author":[{"dropping-particle":"","family":"Digel","given":"Christoph","non-dropping-particle":"","parse-names":false,"suffix":""},{"dropping-particle":"","family":"Curtsdotter","given":"Alva","non-dropping-particle":"","parse-names":false,"suffix":""},{"dropping-particle":"","family":"Riede","given":"Jens","non-dropping-particle":"","parse-names":false,"suffix":""},{"dropping-particle":"","family":"Klarner","given":"Bernhard","non-dropping-particle":"","parse-names":false,"suffix":""},{"dropping-particle":"","family":"Brose","given":"Ulrich","non-dropping-particle":"","parse-names":false,"suffix":""}],"container-title":"Oikos","id":"ITEM-1","issue":"10","issued":{"date-parts":[["2014"]]},"page":"1157-1172","title":"Unravelling the complex structure of forest soil food webs: Higher omnivory and more trophic levels","type":"article-journal","volume":"123"},"uris":["http://www.mendeley.com/documents/?uuid=aa34e369-0df4-4c09-af6d-c5ccfdabf0c8"]},{"id":"ITEM-2","itemData":{"DOI":"10.1002/ecy.2679","ISSN":"00129658","PMID":"30838635","abstract":"Patterns of feeding interactions between species are thought to influence the stability of communities and the flux of nutrients and energy through ecosystems. However, surprisingly few well-resolved food webs allow us to evaluate factors that influence the architecture of species interactions. We constructed a meta food web consisting of 714 invertebrate species collected over 9 years of suction and pitfall sampling campaigns in the Jena Experiment, a long-term grassland biodiversity experiment located in Jena, Germany. We summarize information on the 51,496 potential trophic links, which were established using information on diet specificity and species traits that typically constrain feeding interactions (trophic group, body size, and vertical stratification). The list of species identities, traits, and link-derivation rules will be useful not only for tests of plant diversity effects on food web structure within the Jena Experiment, but also for considering consistent construction of food webs from empirical data, and for comparisons of network structure across ecosystems. No copyright or proprietary restrictions are associated with the use of this data set other than citation of this Data Paper.","author":[{"dropping-particle":"","family":"Hines","given":"Jes","non-dropping-particle":"","parse-names":false,"suffix":""},{"dropping-particle":"","family":"Giling","given":"Darren P.","non-dropping-particle":"","parse-names":false,"suffix":""},{"dropping-particle":"","family":"Rzanny","given":"Michael","non-dropping-particle":"","parse-names":false,"suffix":""},{"dropping-particle":"","family":"Voigt","given":"Winfried","non-dropping-particle":"","parse-names":false,"suffix":""},{"dropping-particle":"","family":"Meyer","given":"Sebastian T.","non-dropping-particle":"","parse-names":false,"suffix":""},{"dropping-particle":"","family":"Weisser","given":"Wolfgang W.","non-dropping-particle":"","parse-names":false,"suffix":""},{"dropping-particle":"","family":"Eisenhauer","given":"Nico","non-dropping-particle":"","parse-names":false,"suffix":""},{"dropping-particle":"","family":"Ebeling","given":"Anne","non-dropping-particle":"","parse-names":false,"suffix":""}],"container-title":"Ecology","id":"ITEM-2","issue":"6","issued":{"date-parts":[["2019"]]},"page":"2679","title":"A meta food web for invertebrate species collected in a European grassland","type":"article-journal","volume":"100"},"uris":["http://www.mendeley.com/documents/?uuid=9e52bc16-2e0b-41c3-b6a8-b77bedd700b6"]}],"mendeley":{"formattedCitation":"(Digel et al., 2014; Hines et al., 2019)","plainTextFormattedCitation":"(Digel et al., 2014; Hines et al., 2019)","previouslyFormattedCitation":"(Digel et al., 2014; Hines et al., 2019)"},"properties":{"noteIndex":0},"schema":"https://github.com/citation-style-language/schema/raw/master/csl-citation.json"}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(Digel et al., 2014; Hines et al., 2019)</w:t>
      </w:r>
      <w:r w:rsidR="00443203">
        <w:rPr>
          <w:rFonts w:ascii="Times New Roman" w:hAnsi="Times New Roman" w:cs="Times New Roman"/>
        </w:rPr>
        <w:fldChar w:fldCharType="end"/>
      </w:r>
      <w:r w:rsidR="00443203">
        <w:rPr>
          <w:rFonts w:ascii="Times New Roman" w:hAnsi="Times New Roman" w:cs="Times New Roman"/>
        </w:rPr>
        <w:t>.</w:t>
      </w:r>
      <w:r w:rsidR="00F63A83">
        <w:rPr>
          <w:rFonts w:ascii="Times New Roman" w:hAnsi="Times New Roman" w:cs="Times New Roman"/>
        </w:rPr>
        <w:t xml:space="preserve"> In our dataset, the fact that</w:t>
      </w:r>
      <w:r w:rsidR="00DB7AE6">
        <w:rPr>
          <w:rFonts w:ascii="Times New Roman" w:hAnsi="Times New Roman" w:cs="Times New Roman"/>
        </w:rPr>
        <w:t xml:space="preserve"> </w:t>
      </w:r>
      <w:r w:rsidR="00F63A83">
        <w:rPr>
          <w:rFonts w:ascii="Times New Roman" w:hAnsi="Times New Roman" w:cs="Times New Roman"/>
        </w:rPr>
        <w:t>individual species deviated from a general predator-prey body size scaling relationship</w:t>
      </w:r>
      <w:r w:rsidR="00DB7AE6">
        <w:rPr>
          <w:rFonts w:ascii="Times New Roman" w:hAnsi="Times New Roman" w:cs="Times New Roman"/>
        </w:rPr>
        <w:t>,</w:t>
      </w:r>
      <w:r w:rsidR="00F63A83">
        <w:rPr>
          <w:rFonts w:ascii="Times New Roman" w:hAnsi="Times New Roman" w:cs="Times New Roman"/>
        </w:rPr>
        <w:t xml:space="preserve"> and</w:t>
      </w:r>
      <w:r w:rsidR="00996427">
        <w:rPr>
          <w:rFonts w:ascii="Times New Roman" w:hAnsi="Times New Roman" w:cs="Times New Roman"/>
        </w:rPr>
        <w:t xml:space="preserve"> that the traits that have previously gained traction for increasing relative prey size (</w:t>
      </w:r>
      <w:proofErr w:type="gramStart"/>
      <w:r w:rsidR="00996427">
        <w:rPr>
          <w:rFonts w:ascii="Times New Roman" w:hAnsi="Times New Roman" w:cs="Times New Roman"/>
        </w:rPr>
        <w:t>e.g.</w:t>
      </w:r>
      <w:proofErr w:type="gramEnd"/>
      <w:r w:rsidR="00996427">
        <w:rPr>
          <w:rFonts w:ascii="Times New Roman" w:hAnsi="Times New Roman" w:cs="Times New Roman"/>
        </w:rPr>
        <w:t xml:space="preserve"> venom or web use) do not consistently seem to do so across species, suggests an evaluation of what other attributes or traits of predator species may shape the size constraints of predation interactions. </w:t>
      </w:r>
      <w:r w:rsidR="0011190E">
        <w:rPr>
          <w:rFonts w:ascii="Times New Roman" w:hAnsi="Times New Roman" w:cs="Times New Roman"/>
        </w:rPr>
        <w:t>It may be that these interactions are more dictated by prey as opposed to predator traits (</w:t>
      </w:r>
      <w:proofErr w:type="gramStart"/>
      <w:r w:rsidR="0011190E">
        <w:rPr>
          <w:rFonts w:ascii="Times New Roman" w:hAnsi="Times New Roman" w:cs="Times New Roman"/>
        </w:rPr>
        <w:t>e.g.</w:t>
      </w:r>
      <w:proofErr w:type="gramEnd"/>
      <w:r w:rsidR="0011190E">
        <w:rPr>
          <w:rFonts w:ascii="Times New Roman" w:hAnsi="Times New Roman" w:cs="Times New Roman"/>
        </w:rPr>
        <w:t xml:space="preserve"> predator-prey trait matching in Pomeranz, Gravel). Or it may be that invertebrate predators within </w:t>
      </w:r>
      <w:proofErr w:type="gramStart"/>
      <w:r w:rsidR="0011190E">
        <w:rPr>
          <w:rFonts w:ascii="Times New Roman" w:hAnsi="Times New Roman" w:cs="Times New Roman"/>
        </w:rPr>
        <w:t>phylogenetically-similar</w:t>
      </w:r>
      <w:proofErr w:type="gramEnd"/>
      <w:r w:rsidR="0011190E">
        <w:rPr>
          <w:rFonts w:ascii="Times New Roman" w:hAnsi="Times New Roman" w:cs="Times New Roman"/>
        </w:rPr>
        <w:t xml:space="preserve"> groups rely on scavenging as opposed to active predation, a phenomenon which may explain why the presumed predator earwig in our dataset (</w:t>
      </w:r>
      <w:r w:rsidR="0011190E">
        <w:rPr>
          <w:rFonts w:ascii="Times New Roman" w:hAnsi="Times New Roman" w:cs="Times New Roman"/>
          <w:i/>
          <w:iCs/>
        </w:rPr>
        <w:t xml:space="preserve">E. </w:t>
      </w:r>
      <w:proofErr w:type="spellStart"/>
      <w:r w:rsidR="0011190E">
        <w:rPr>
          <w:rFonts w:ascii="Times New Roman" w:hAnsi="Times New Roman" w:cs="Times New Roman"/>
          <w:i/>
          <w:iCs/>
        </w:rPr>
        <w:t>annulipes</w:t>
      </w:r>
      <w:proofErr w:type="spellEnd"/>
      <w:r w:rsidR="0011190E">
        <w:rPr>
          <w:rFonts w:ascii="Times New Roman" w:hAnsi="Times New Roman" w:cs="Times New Roman"/>
        </w:rPr>
        <w:t xml:space="preserve">), which </w:t>
      </w:r>
      <w:r w:rsidR="0011190E">
        <w:rPr>
          <w:rFonts w:ascii="Times New Roman" w:hAnsi="Times New Roman" w:cs="Times New Roman"/>
        </w:rPr>
        <w:t>uses neither venom or webs</w:t>
      </w:r>
      <w:r w:rsidR="0011190E">
        <w:rPr>
          <w:rFonts w:ascii="Times New Roman" w:hAnsi="Times New Roman" w:cs="Times New Roman"/>
        </w:rPr>
        <w:t>,</w:t>
      </w:r>
      <w:r w:rsidR="0011190E">
        <w:rPr>
          <w:rFonts w:ascii="Times New Roman" w:hAnsi="Times New Roman" w:cs="Times New Roman"/>
        </w:rPr>
        <w:t xml:space="preserve"> fed on relatively large prey (mean ± standard error of predator-prey mass ratio = </w:t>
      </w:r>
      <w:r w:rsidR="0011190E" w:rsidRPr="00BF7A8B">
        <w:rPr>
          <w:rFonts w:ascii="Times New Roman" w:hAnsi="Times New Roman" w:cs="Times New Roman"/>
        </w:rPr>
        <w:t>4.35</w:t>
      </w:r>
      <w:r w:rsidR="0011190E">
        <w:rPr>
          <w:rFonts w:ascii="Times New Roman" w:hAnsi="Times New Roman" w:cs="Times New Roman"/>
        </w:rPr>
        <w:t xml:space="preserve"> ± 1.99:1) </w:t>
      </w:r>
      <w:r w:rsidR="0011190E">
        <w:rPr>
          <w:rFonts w:ascii="Times New Roman" w:hAnsi="Times New Roman" w:cs="Times New Roman"/>
        </w:rPr>
        <w:fldChar w:fldCharType="begin" w:fldLock="1"/>
      </w:r>
      <w:r w:rsidR="0011190E">
        <w:rPr>
          <w:rFonts w:ascii="Times New Roman" w:hAnsi="Times New Roman" w:cs="Times New Roman"/>
        </w:rPr>
        <w:instrText>ADDIN CSL_CITATION {"citationItems":[{"id":"ITEM-1","itemData":{"DOI":"10.1016/j.tree.2010.12.011","ISBN":"0169-5347 (Print)\\n0169-5347 (Linking)","ISSN":"01695347","PMID":"21295371","abstract":"Recent advances in the ecology of food webs underscore the importance of detritus and indirect predator-prey effects. However, most research considers detritus as an invariable pool and predation as the only interaction between carnivores and prey. Carrion consumption, scavenging, is a type of detrital feeding that should have widespread consequences for the structure and stability of food webs. Providing access to high-quality resources, facultative scavenging is a ubiquitous and phylogenetically widespread strategy. In this review, we argue that scavenging is underestimated by 16-fold in food-web research, producing inflated predation rates and underestimated indirect effects. Furthermore, more energy is generally transferred per link via scavenging than predation. Thus, future food-web research should consider scavenging, especially in light of how major global changes can affect scavengers. ?? 2010 Elsevier Ltd.","author":[{"dropping-particle":"","family":"Wilson","given":"Erin E.","non-dropping-particle":"","parse-names":false,"suffix":""},{"dropping-particle":"","family":"Wolkovich","given":"Elizabeth M.","non-dropping-particle":"","parse-names":false,"suffix":""}],"container-title":"Trends in Ecology and Evolution","id":"ITEM-1","issue":"3","issued":{"date-parts":[["2011"]]},"page":"129-135","title":"Scavenging: How carnivores and carrion structure communities","type":"article-journal","volume":"26"},"uris":["http://www.mendeley.com/documents/?uuid=11550ee0-52dd-4984-b30f-0da312610422"]}],"mendeley":{"formattedCitation":"(Wilson &amp; Wolkovich, 2011)","plainTextFormattedCitation":"(Wilson &amp; Wolkovich, 2011)","previouslyFormattedCitation":"(Wilson &amp; Wolkovich, 2011)"},"properties":{"noteIndex":0},"schema":"https://github.com/citation-style-language/schema/raw/master/csl-citation.json"}</w:instrText>
      </w:r>
      <w:r w:rsidR="0011190E">
        <w:rPr>
          <w:rFonts w:ascii="Times New Roman" w:hAnsi="Times New Roman" w:cs="Times New Roman"/>
        </w:rPr>
        <w:fldChar w:fldCharType="separate"/>
      </w:r>
      <w:r w:rsidR="0011190E" w:rsidRPr="00D86047">
        <w:rPr>
          <w:rFonts w:ascii="Times New Roman" w:hAnsi="Times New Roman" w:cs="Times New Roman"/>
          <w:noProof/>
        </w:rPr>
        <w:t>(Wilson &amp; Wolkovich, 2011)</w:t>
      </w:r>
      <w:r w:rsidR="0011190E">
        <w:rPr>
          <w:rFonts w:ascii="Times New Roman" w:hAnsi="Times New Roman" w:cs="Times New Roman"/>
        </w:rPr>
        <w:fldChar w:fldCharType="end"/>
      </w:r>
      <w:r w:rsidR="0011190E">
        <w:rPr>
          <w:rFonts w:ascii="Times New Roman" w:hAnsi="Times New Roman" w:cs="Times New Roman"/>
        </w:rPr>
        <w:t>.</w:t>
      </w:r>
      <w:r w:rsidR="0011190E">
        <w:rPr>
          <w:rFonts w:ascii="Times New Roman" w:hAnsi="Times New Roman" w:cs="Times New Roman"/>
        </w:rPr>
        <w:t xml:space="preserve"> </w:t>
      </w:r>
      <w:r w:rsidR="00991E0D">
        <w:rPr>
          <w:rFonts w:ascii="Times New Roman" w:hAnsi="Times New Roman" w:cs="Times New Roman"/>
        </w:rPr>
        <w:t>While it may be unclear which traits or species attributes mediate prey size selection in invertebrate predators, a</w:t>
      </w:r>
      <w:r w:rsidR="0011190E">
        <w:rPr>
          <w:rFonts w:ascii="Times New Roman" w:hAnsi="Times New Roman" w:cs="Times New Roman"/>
        </w:rPr>
        <w:t xml:space="preserve">lmost a quarter (24% or 72/305) of the interactions in our dataset occurred with larger prey than predators, violating assumptions that predators generally eat prey smaller than themselves </w:t>
      </w:r>
      <w:r w:rsidR="0011190E">
        <w:rPr>
          <w:rFonts w:ascii="Times New Roman" w:hAnsi="Times New Roman" w:cs="Times New Roman"/>
        </w:rPr>
        <w:fldChar w:fldCharType="begin" w:fldLock="1"/>
      </w:r>
      <w:r w:rsidR="00991E0D">
        <w:rPr>
          <w:rFonts w:ascii="Times New Roman" w:hAnsi="Times New Roman" w:cs="Times New Roman"/>
        </w:rPr>
        <w:instrText>ADDIN CSL_CITATION {"citationItems":[{"id":"ITEM-1","itemData":{"DOI":"10.1098/rsbl.2012.1193","ISSN":"1744-957X","PMID":"23536441","abstract":"As predatorprey interactions are inherently size-dependent, predator and prey body sizes are key to understanding their feeding relationships. To describe predatorprey size relationships (PPSRs) when predators can con- sume prey larger than themselves, we conducted field observations targeting three aquatic hemipteran bugs, and assessed their body masses and those of their prey for each hunting event. The data revealed that their PPSR varied with predator size and species identity, although the use of the averaged sizes masked these effects. Specifically, two predators had slightly decreased predatorprey mass ratios (PPMRs) during growth, whereas the other pred- ator specialized on particular sizes of prey, thereby showing a clear positive sizePPMR relationship. We discussed how these patterns could be different from fish predators swallowing smaller prey whole.","author":[{"dropping-particle":"","family":"Nakazawa","given":"Takefumi","non-dropping-particle":"","parse-names":false,"suffix":""},{"dropping-particle":"","family":"Ohba","given":"S Y","non-dropping-particle":"","parse-names":false,"suffix":""},{"dropping-particle":"","family":"Ushio","given":"Masayuki","non-dropping-particle":"","parse-names":false,"suffix":""}],"container-title":"Biology Letters","id":"ITEM-1","issued":{"date-parts":[["2013"]]},"page":"20121193","title":"Predator-prey body size relationships when predators can consume prey larger than themselves","type":"article-journal","volume":"9"},"uris":["http://www.mendeley.com/documents/?uuid=e9821b9c-23ff-4e51-89bb-66170e9c225b"]}],"mendeley":{"formattedCitation":"(Nakazawa, Ohba, &amp; Ushio, 2013)","plainTextFormattedCitation":"(Nakazawa, Ohba, &amp; Ushio, 2013)","previouslyFormattedCitation":"(Nakazawa, Ohba, &amp; Ushio, 2013)"},"properties":{"noteIndex":0},"schema":"https://github.com/citation-style-language/schema/raw/master/csl-citation.json"}</w:instrText>
      </w:r>
      <w:r w:rsidR="0011190E">
        <w:rPr>
          <w:rFonts w:ascii="Times New Roman" w:hAnsi="Times New Roman" w:cs="Times New Roman"/>
        </w:rPr>
        <w:fldChar w:fldCharType="separate"/>
      </w:r>
      <w:r w:rsidR="0011190E" w:rsidRPr="0011190E">
        <w:rPr>
          <w:rFonts w:ascii="Times New Roman" w:hAnsi="Times New Roman" w:cs="Times New Roman"/>
          <w:noProof/>
        </w:rPr>
        <w:t>(Nakazawa, Ohba, &amp; Ushio, 2013)</w:t>
      </w:r>
      <w:r w:rsidR="0011190E">
        <w:rPr>
          <w:rFonts w:ascii="Times New Roman" w:hAnsi="Times New Roman" w:cs="Times New Roman"/>
        </w:rPr>
        <w:fldChar w:fldCharType="end"/>
      </w:r>
      <w:r w:rsidR="0011190E">
        <w:rPr>
          <w:rFonts w:ascii="Times New Roman" w:hAnsi="Times New Roman" w:cs="Times New Roman"/>
        </w:rPr>
        <w:t>. These patterns may highlight distinct rules governing predator-prey interactions of small-bodied consumers</w:t>
      </w:r>
      <w:r w:rsidR="00991E0D">
        <w:rPr>
          <w:rFonts w:ascii="Times New Roman" w:hAnsi="Times New Roman" w:cs="Times New Roman"/>
        </w:rPr>
        <w:t xml:space="preserve"> with implications for biomass cycling and food web dynamics </w:t>
      </w:r>
      <w:r w:rsidR="00991E0D">
        <w:rPr>
          <w:rFonts w:ascii="Times New Roman" w:hAnsi="Times New Roman" w:cs="Times New Roman"/>
        </w:rPr>
        <w:fldChar w:fldCharType="begin" w:fldLock="1"/>
      </w:r>
      <w:r w:rsidR="00DD5E3C">
        <w:rPr>
          <w:rFonts w:ascii="Times New Roman" w:hAnsi="Times New Roman" w:cs="Times New Roman"/>
        </w:rPr>
        <w:instrText>ADDIN CSL_CITATION {"citationItems":[{"id":"ITEM-1","itemData":{"DOI":"10.1126/science.1152355","ISBN":"0036-8075","ISSN":"00368075","PMID":"18276890","abstract":"The way predators control their prey populations is determined by the interplay between predator hunting mode and prey antipredator behavior. It is uncertain, however, how the effects of such interplay control ecosystem function. A 3-year experiment in grassland mesocosms revealed that actively hunting spiders reduced plant species diversity and enhanced aboveground net primary production and nitrogen mineralization rate, whereas sit-and-wait ambush spiders had opposite effects. These effects arise from the different responses to the two different predators by their grasshopper prey-the dominant herbivore species that controls plant species composition and accordingly ecosystem functioning. Predator hunting mode is thus a key functional trait that can help to explain variation in the nature of top-down control of ecosystems.","author":[{"dropping-particle":"","family":"Schmitz","given":"Oswald J.","non-dropping-particle":"","parse-names":false,"suffix":""}],"container-title":"Science","id":"ITEM-1","issue":"5865","issued":{"date-parts":[["2008"]]},"page":"952-954","title":"Effects of predator hunting mode on grassland ecosystem function","type":"article-journal","volume":"319"},"uris":["http://www.mendeley.com/documents/?uuid=73052aeb-11a1-4150-9585-e9589cd98b1b"]}],"mendeley":{"formattedCitation":"(Schmitz, 2008)","plainTextFormattedCitation":"(Schmitz, 2008)","previouslyFormattedCitation":"(Schmitz, 2008)"},"properties":{"noteIndex":0},"schema":"https://github.com/citation-style-language/schema/raw/master/csl-citation.json"}</w:instrText>
      </w:r>
      <w:r w:rsidR="00991E0D">
        <w:rPr>
          <w:rFonts w:ascii="Times New Roman" w:hAnsi="Times New Roman" w:cs="Times New Roman"/>
        </w:rPr>
        <w:fldChar w:fldCharType="separate"/>
      </w:r>
      <w:r w:rsidR="00991E0D" w:rsidRPr="00991E0D">
        <w:rPr>
          <w:rFonts w:ascii="Times New Roman" w:hAnsi="Times New Roman" w:cs="Times New Roman"/>
          <w:noProof/>
        </w:rPr>
        <w:t>(Schmitz, 2008)</w:t>
      </w:r>
      <w:r w:rsidR="00991E0D">
        <w:rPr>
          <w:rFonts w:ascii="Times New Roman" w:hAnsi="Times New Roman" w:cs="Times New Roman"/>
        </w:rPr>
        <w:fldChar w:fldCharType="end"/>
      </w:r>
      <w:r w:rsidR="00991E0D">
        <w:rPr>
          <w:rFonts w:ascii="Times New Roman" w:hAnsi="Times New Roman" w:cs="Times New Roman"/>
        </w:rPr>
        <w:t>.</w:t>
      </w:r>
    </w:p>
    <w:p w14:paraId="7E9D502B" w14:textId="1B5B2946" w:rsidR="006F01DF" w:rsidRDefault="006F01DF" w:rsidP="003507EC">
      <w:pPr>
        <w:rPr>
          <w:rFonts w:ascii="Times New Roman" w:hAnsi="Times New Roman" w:cs="Times New Roman"/>
        </w:rPr>
      </w:pPr>
    </w:p>
    <w:p w14:paraId="27A7D621" w14:textId="63DC075A" w:rsidR="009537C6" w:rsidRDefault="006F01DF" w:rsidP="003507EC">
      <w:pPr>
        <w:rPr>
          <w:rFonts w:ascii="Times New Roman" w:hAnsi="Times New Roman" w:cs="Times New Roman"/>
        </w:rPr>
      </w:pPr>
      <w:r>
        <w:rPr>
          <w:rFonts w:ascii="Times New Roman" w:hAnsi="Times New Roman" w:cs="Times New Roman"/>
        </w:rPr>
        <w:t>Diet DNA metabarcoding will continue to be an important tool in understanding the biology of small-bodied invertebrate consumers</w:t>
      </w:r>
      <w:r w:rsidR="00017D4F">
        <w:rPr>
          <w:rFonts w:ascii="Times New Roman" w:hAnsi="Times New Roman" w:cs="Times New Roman"/>
        </w:rPr>
        <w:t xml:space="preserve"> because it</w:t>
      </w:r>
      <w:r>
        <w:rPr>
          <w:rFonts w:ascii="Times New Roman" w:hAnsi="Times New Roman" w:cs="Times New Roman"/>
        </w:rPr>
        <w:t xml:space="preserve"> allows us to examine invertebrate diets at</w:t>
      </w:r>
      <w:r w:rsidR="00CE08F9">
        <w:rPr>
          <w:rFonts w:ascii="Times New Roman" w:hAnsi="Times New Roman" w:cs="Times New Roman"/>
        </w:rPr>
        <w:t xml:space="preserve"> the individual level,</w:t>
      </w:r>
      <w:r>
        <w:rPr>
          <w:rFonts w:ascii="Times New Roman" w:hAnsi="Times New Roman" w:cs="Times New Roman"/>
        </w:rPr>
        <w:t xml:space="preserve"> the same resolution as that of the diets of larger-bodied species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{"citationItems":[{"id":"ITEM-1","itemData":{"DOI":"10.1111/faf.12026","ISSN":"14672960","abstract":"Trophic studies are fundamental components of our understanding of biology and ecology, from observing individual organisms to modelling ecosystem function. When measuring fish gut contents, we rely on collecting samples that represent snapshots in time. Many limitations in extrapolating from these snapshots are well understood. However, there seems to be a widespread belief that when quantifying the composition of gut contents, more detail always provides more information. We highlight some fundamental problems with the apparently more quantitative approaches (i.e. 'bulk' methods measuring biomass or volume of each prey type) and suggest that frequency of occurrence (%F) provides the most robust and interpretable measure of diet composition. The additional information provided by bulk methods contains unquantifiable and potentially significant error from a variety of sources. In our experience, the contents of most guts cannot be unambiguously separated into prey categories for quantification because of the presence of unidentifiable and inseparable partially digested material. Even where separation is possible, the composition of a gut at one point in time is affected by many unquantifiable factors unrelated to the actual composition of the diet. Consequently, bulk methods provide ambiguous interpretations from superficially quantitative models. Where research questions require more detail, these problems mean there is little alternative to time-consuming approaches like prey reconstruction. However, for the descriptions of dietary composition presented in many studies, %F provides robust data that overcome many of the limitations of the more detailed approaches and provides considerable logistical and economic benefits. © 2013 John Wiley Sons Ltd.","author":[{"dropping-particle":"","family":"Baker","given":"Ronald","non-dropping-particle":"","parse-names":false,"suffix":""},{"dropping-particle":"","family":"Buckland","given":"Amanda","non-dropping-particle":"","parse-names":false,"suffix":""},{"dropping-particle":"","family":"Sheaves","given":"Marcus","non-dropping-particle":"","parse-names":false,"suffix":""}],"container-title":"Fish and Fisheries","id":"ITEM-1","issue":"1","issued":{"date-parts":[["2014"]]},"page":"170-177","title":"Fish gut content analysis: Robust measures of diet composition","type":"article-journal","volume":"15"},"uris":["http://www.mendeley.com/documents/?uuid=5bd0ff3c-176a-4084-b3d9-d1e4d15fa1d8"]},{"id":"ITEM-2","itemData":{"author":[{"dropping-particle":"","family":"Duffy","given":"David Cameron","non-dropping-particle":"","parse-names":false,"suffix":""},{"dropping-particle":"","family":"Jackson","given":"Susan","non-dropping-particle":"","parse-names":false,"suffix":""}],"container-title":"Colonial Waterbirds","id":"ITEM-2","issue":"1","issued":{"date-parts":[["1986"]]},"page":"1-17","title":"Diet Studies of Seabirds: A Review of Methods","type":"article-journal","volume":"9"},"uris":["http://www.mendeley.com/documents/?uuid=6b061799-239f-4172-8ed4-5d67f466d8fd"]},{"id":"ITEM-3","itemData":{"DOI":"10.1111/j.1095-8649.1980.tb02775.x","ISBN":"1095-8649","ISSN":"10958649","PMID":"7042","abstract":"Methods for analysing fish stomach contents are listed and critically assessed with a view to their suitability for determining dietary importance-this term is defined. Difficulties in the application of these methods are discussed and, where appropriate, alternative approaches proposed. Modifications which have practical value are also considered. The necessity of linking measurements of dietary importance to stomach capacity is emphasized and the effects of differential digestion upon interpretation of stomach contents outlined. The best measure of dietary importance is proposed as one where both the amount and bulk of a food category are recorded.","author":[{"dropping-particle":"","family":"Hyslop","given":"E. J.","non-dropping-particle":"","parse-names":false,"suffix":""}],"container-title":"Journal of Fish Biology","id":"ITEM-3","issue":"4","issued":{"date-parts":[["1980"]]},"page":"411-429","title":"Stomach contents analysis - a review of methods and their application","type":"article-journal","volume":"17"},"uris":["http://www.mendeley.com/documents/?uuid=b6ec3427-e89d-4e1b-ab29-b91c91ce59bc"]}],"mendeley":{"formattedCitation":"(Baker, Buckland, &amp; Sheaves, 2014; Duffy &amp; Jackson, 1986; Hyslop, 1980)","plainTextFormattedCitation":"(Baker, Buckland, &amp; Sheaves, 2014; Duffy &amp; Jackson, 1986; Hyslop, 1980)","previouslyFormattedCitation":"(Baker, Buckland, &amp; Sheaves, 2014; Duffy &amp; Jackson, 1986; Hyslop, 1980)"},"properties":{"noteIndex":0},"schema":"https://github.com/citation-style-language/schema/raw/master/csl-citation.json"}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(Baker, Buckland, &amp; Sheaves, 2014; Duffy &amp; Jackson, 1986; Hyslop, 1980)</w:t>
      </w:r>
      <w:r w:rsidR="00443203">
        <w:rPr>
          <w:rFonts w:ascii="Times New Roman" w:hAnsi="Times New Roman" w:cs="Times New Roman"/>
        </w:rPr>
        <w:fldChar w:fldCharType="end"/>
      </w:r>
      <w:r w:rsidR="00443203">
        <w:rPr>
          <w:rFonts w:ascii="Times New Roman" w:hAnsi="Times New Roman" w:cs="Times New Roman"/>
        </w:rPr>
        <w:t xml:space="preserve">. As </w:t>
      </w:r>
      <w:r>
        <w:rPr>
          <w:rFonts w:ascii="Times New Roman" w:hAnsi="Times New Roman" w:cs="Times New Roman"/>
        </w:rPr>
        <w:t xml:space="preserve">databases of DNA sequences continue to grow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{"citationItems":[{"id":"ITEM-1","itemData":{"DOI":"10.1371/journal.pone.0200177","ISBN":"1111111111","ISSN":"19326203","abstract":"The increasing popularity of cytochrome c oxidase subunit 1 (COI) DNA metabarcoding warrants a careful look at the underlying reference databases used to make high-throughput taxonomic assignments. The objectives of this study are to document trends and assess the future usability of COI records for metabarcode identification. The number of COI records deposited to the NCBI nucleotide database has increased by a geometric average of 51% per year, from 8,137 records deposited in 2003 to a cumulative total of ~ 2.5 million by the end of 2017. About half of these records are fully identified to the species rank, 92% are at least 500 bp in length, 74% have a country annotation, and 51% have latitude-longitude annotations. To ensure the future usability of COI records in GenBank we suggest: 1) Improving the geographic representation of COI records, 2) Improving the cross-referencing of COI records in the Barcode of Life Data System and GenBank to facilitate consolidation and incorporation into existing bioinformatic pipelines, 3) Adherence to the minimum information about a marker gene sequence guidelines, and 4) Integrating metabarcodes from eDNA and mixed community studies with existing reference sequences. The growth of COI reference records over the past 15 years has been substantial and is likely to be a resource across many fields for years to come.","author":[{"dropping-particle":"","family":"Porter","given":"Teresita M.","non-dropping-particle":"","parse-names":false,"suffix":""},{"dropping-particle":"","family":"Hajibabaei","given":"Mehrdad","non-dropping-particle":"","parse-names":false,"suffix":""}],"container-title":"PLoS ONE","id":"ITEM-1","issue":"9","issued":{"date-parts":[["2018"]]},"page":"1-16","title":"Over 2.5 million COI sequences in GenBank and growing","type":"article-journal","volume":"13"},"uris":["http://www.mendeley.com/documents/?uuid=91262827-52e9-4c29-9b44-a8cb41defab3"]}],"mendeley":{"formattedCitation":"(Porter &amp; Hajibabaei, 2018)","plainTextFormattedCitation":"(Porter &amp; Hajibabaei, 2018)","previouslyFormattedCitation":"(Porter &amp; Hajibabaei, 2018)"},"properties":{"noteIndex":0},"schema":"https://github.com/citation-style-language/schema/raw/master/csl-citation.json"}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(Porter &amp; Hajibabaei, 2018)</w:t>
      </w:r>
      <w:r w:rsidR="00443203">
        <w:rPr>
          <w:rFonts w:ascii="Times New Roman" w:hAnsi="Times New Roman" w:cs="Times New Roman"/>
        </w:rPr>
        <w:fldChar w:fldCharType="end"/>
      </w:r>
      <w:r>
        <w:rPr>
          <w:rFonts w:ascii="Times New Roman" w:hAnsi="Times New Roman" w:cs="Times New Roman"/>
        </w:rPr>
        <w:t xml:space="preserve">, these analyses will likely get more specific, </w:t>
      </w:r>
      <w:r w:rsidR="00017D4F">
        <w:rPr>
          <w:rFonts w:ascii="Times New Roman" w:hAnsi="Times New Roman" w:cs="Times New Roman"/>
        </w:rPr>
        <w:t>potentially surpassing the resolution of other methods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{"citationItems":[{"id":"ITEM-1","itemData":{"DOI":"10.3389/fevo.2020.00276","ISSN":"2296701X","abstract":"The ability to properly identify species present in a landscape is foundational to ecology and essential for natural resource management and conservation. However, many species are often unaccounted for due to ineffective direct capture and visual surveys, especially in aquatic environments. Environmental DNA metabarcoding is an approach that overcomes low detection probabilities and should consequently enhance estimates of biodiversity and its proxy, species richness. Here, we synthesize 37 studies in natural aquatic systems to compare species richness estimates for bony fish between eDNA metabarcoding and conventional methods, such as nets, visual census, and electrofishing. In freshwater systems with fewer than 100 species, we found eDNA metabarcoding detected more species than conventional methods. Using multiple genetic markers further increased species richness estimates with eDNA metabarcoding. For more diverse freshwater systems and across marine systems, eDNA metabarcoding reported similar values of species richness to conventional methods; however, more studies are needed in these environments to better evaluate relative performance. In systems with greater biodiversity, eDNA metabarcoding will require more populated reference databases, increased sampling effort, and multi-marker assays to ensure robust species richness estimates to further validate the approach. eDNA metabarcoding is reliable and provides a path for broader biodiversity assessments that can outperform conventional methods for estimating species richness.","author":[{"dropping-particle":"","family":"McElroy","given":"Mary E.","non-dropping-particle":"","parse-names":false,"suffix":""},{"dropping-particle":"","family":"Dressler","given":"Terra L.","non-dropping-particle":"","parse-names":false,"suffix":""},{"dropping-particle":"","family":"Titcomb","given":"Georgia C.","non-dropping-particle":"","parse-names":false,"suffix":""},{"dropping-particle":"","family":"Wilson","given":"Emily A.","non-dropping-particle":"","parse-names":false,"suffix":""},{"dropping-particle":"","family":"Deiner","given":"Kristy","non-dropping-particle":"","parse-names":false,"suffix":""},{"dropping-particle":"","family":"Dudley","given":"Tom L.","non-dropping-particle":"","parse-names":false,"suffix":""},{"dropping-particle":"","family":"Eliason","given":"Erika J.","non-dropping-particle":"","parse-names":false,"suffix":""},{"dropping-particle":"","family":"Evans","given":"Nathan T.","non-dropping-particle":"","parse-names":false,"suffix":""},{"dropping-particle":"","family":"Gaines","given":"Steven D.","non-dropping-particle":"","parse-names":false,"suffix":""},{"dropping-particle":"","family":"Lafferty","given":"Kevin D.","non-dropping-particle":"","parse-names":false,"suffix":""},{"dropping-particle":"","family":"Lamberti","given":"Gary A.","non-dropping-particle":"","parse-names":false,"suffix":""},{"dropping-particle":"","family":"Li","given":"Yiyuan","non-dropping-particle":"","parse-names":false,"suffix":""},{"dropping-particle":"","family":"Lodge","given":"David M.","non-dropping-particle":"","parse-names":false,"suffix":""},{"dropping-particle":"","family":"Love","given":"Milton S.","non-dropping-particle":"","parse-names":false,"suffix":""},{"dropping-particle":"","family":"Mahon","given":"Andrew R.","non-dropping-particle":"","parse-names":false,"suffix":""},{"dropping-particle":"","family":"Pfrender","given":"Michael E.","non-dropping-particle":"","parse-names":false,"suffix":""},{"dropping-particle":"","family":"Renshaw","given":"Mark A.","non-dropping-particle":"","parse-names":false,"suffix":""},{"dropping-particle":"","family":"Selkoe","given":"Kimberly A.","non-dropping-particle":"","parse-names":false,"suffix":""},{"dropping-particle":"","family":"Jerde","given":"Christopher L.","non-dropping-particle":"","parse-names":false,"suffix":""}],"container-title":"Frontiers in Ecology and Evolution","id":"ITEM-1","issued":{"date-parts":[["2020"]]},"page":"0-12","title":"Calibrating Environmental DNA Metabarcoding to Conventional Surveys for Measuring Fish Species Richness","type":"article-journal","volume":"8"},"uris":["http://www.mendeley.com/documents/?uuid=f54d1d31-a8da-44dc-abe2-ca1eb027f1b8"]}],"mendeley":{"formattedCitation":"(McElroy et al., 2020)","plainTextFormattedCitation":"(McElroy et al., 2020)","previouslyFormattedCitation":"(McElroy et al., 2020)"},"properties":{"noteIndex":0},"schema":"https://github.com/citation-style-language/schema/raw/master/csl-citation.json"}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(McElroy et al., 2020)</w:t>
      </w:r>
      <w:r w:rsidR="00443203">
        <w:rPr>
          <w:rFonts w:ascii="Times New Roman" w:hAnsi="Times New Roman" w:cs="Times New Roman"/>
        </w:rPr>
        <w:fldChar w:fldCharType="end"/>
      </w:r>
      <w:r>
        <w:rPr>
          <w:rFonts w:ascii="Times New Roman" w:hAnsi="Times New Roman" w:cs="Times New Roman"/>
        </w:rPr>
        <w:t xml:space="preserve">. </w:t>
      </w:r>
      <w:r w:rsidR="009E4F50">
        <w:rPr>
          <w:rFonts w:ascii="Times New Roman" w:hAnsi="Times New Roman" w:cs="Times New Roman"/>
        </w:rPr>
        <w:t xml:space="preserve">For example, rather than being confined to family-level taxonomic assignments, future studies, or re-evaluations of past data could reveal more specific patterns than those that </w:t>
      </w:r>
      <w:r w:rsidR="00823D7D">
        <w:rPr>
          <w:rFonts w:ascii="Times New Roman" w:hAnsi="Times New Roman" w:cs="Times New Roman"/>
        </w:rPr>
        <w:t xml:space="preserve">restrict prey identification to </w:t>
      </w:r>
      <w:r w:rsidR="00F964FC">
        <w:rPr>
          <w:rFonts w:ascii="Times New Roman" w:hAnsi="Times New Roman" w:cs="Times New Roman"/>
        </w:rPr>
        <w:t xml:space="preserve">coarser </w:t>
      </w:r>
      <w:r w:rsidR="00823D7D">
        <w:rPr>
          <w:rFonts w:ascii="Times New Roman" w:hAnsi="Times New Roman" w:cs="Times New Roman"/>
        </w:rPr>
        <w:t xml:space="preserve">taxonomic levels. </w:t>
      </w:r>
      <w:r w:rsidR="00743774">
        <w:rPr>
          <w:rFonts w:ascii="Times New Roman" w:hAnsi="Times New Roman" w:cs="Times New Roman"/>
        </w:rPr>
        <w:t>Although</w:t>
      </w:r>
      <w:r w:rsidR="00823D7D">
        <w:rPr>
          <w:rFonts w:ascii="Times New Roman" w:hAnsi="Times New Roman" w:cs="Times New Roman"/>
        </w:rPr>
        <w:t xml:space="preserve"> individual body size data had high resolution for the predators included</w:t>
      </w:r>
      <w:r w:rsidR="00DD5E3C">
        <w:rPr>
          <w:rFonts w:ascii="Times New Roman" w:hAnsi="Times New Roman" w:cs="Times New Roman"/>
        </w:rPr>
        <w:t xml:space="preserve"> in this study,</w:t>
      </w:r>
      <w:r w:rsidR="00823D7D">
        <w:rPr>
          <w:rFonts w:ascii="Times New Roman" w:hAnsi="Times New Roman" w:cs="Times New Roman"/>
        </w:rPr>
        <w:t xml:space="preserve"> we are still limited in knowing the </w:t>
      </w:r>
      <w:r w:rsidR="00F964FC">
        <w:rPr>
          <w:rFonts w:ascii="Times New Roman" w:hAnsi="Times New Roman" w:cs="Times New Roman"/>
        </w:rPr>
        <w:t>abundance</w:t>
      </w:r>
      <w:r w:rsidR="00823D7D">
        <w:rPr>
          <w:rFonts w:ascii="Times New Roman" w:hAnsi="Times New Roman" w:cs="Times New Roman"/>
        </w:rPr>
        <w:t xml:space="preserve"> </w:t>
      </w:r>
      <w:r w:rsidR="00DD5E3C">
        <w:rPr>
          <w:rFonts w:ascii="Times New Roman" w:hAnsi="Times New Roman" w:cs="Times New Roman"/>
        </w:rPr>
        <w:t xml:space="preserve">or realized size </w:t>
      </w:r>
      <w:r w:rsidR="00F964FC">
        <w:rPr>
          <w:rFonts w:ascii="Times New Roman" w:hAnsi="Times New Roman" w:cs="Times New Roman"/>
        </w:rPr>
        <w:t xml:space="preserve">of </w:t>
      </w:r>
      <w:r w:rsidR="00823D7D">
        <w:rPr>
          <w:rFonts w:ascii="Times New Roman" w:hAnsi="Times New Roman" w:cs="Times New Roman"/>
        </w:rPr>
        <w:t>prey items consumed by these predators</w:t>
      </w:r>
      <w:r w:rsidR="00CE08F9">
        <w:rPr>
          <w:rFonts w:ascii="Times New Roman" w:hAnsi="Times New Roman" w:cs="Times New Roman"/>
        </w:rPr>
        <w:t xml:space="preserve"> because</w:t>
      </w:r>
      <w:r w:rsidR="00F964FC">
        <w:rPr>
          <w:rFonts w:ascii="Times New Roman" w:hAnsi="Times New Roman" w:cs="Times New Roman"/>
        </w:rPr>
        <w:t xml:space="preserve"> read abundance may not accurately correspond to prey biomass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{"citationItems":[{"id":"ITEM-1","itemData":{"DOI":"10.1002/ece3.3192","ISSN":"20457758","abstract":"Environmental bulk samples often contain many different taxa that vary several orders of magnitude in biomass. This can be problematic in DNA metabarcoding and metagenomic high-throughput sequencing approaches, as large specimens contribute disproportionately high amounts of DNA template. Thus, a few specimens of high biomass will dominate the dataset, potentially leading to smaller specimens remaining undetected. Sorting of samples by specimen size (as a proxy for biomass) and balancing the amounts of tissue used per size fraction should improve detection rates, but this approach has not been systematically tested. Here, we explored the effects of size sorting on taxa detection using two freshwater macroinvertebrate bulk samples, collected from a low-mountain stream in Germany. Specimens were morphologically identified and sorted into three size classes (body size &lt; 2.5 × 5, 5 × 10, and up to 10 × 20 mm). Tissue powder from each size category was extracted individually and pooled based on tissue weight to simulate samples that were not sorted by biomass (“Unsorted”). Additionally, size fractions were pooled so that each specimen contributed approximately equal amounts of biomass (“Sorted”). Mock samples were amplified using four different DNA metabarcoding primer sets targeting the Cytochrome c oxidase I (COI) gene. Sorting taxa by size and pooling them proportionately according to their abundance lead to a more equal amplification of taxa compared to the processing of complete samples without sorting. The sorted samples recovered 30% more taxa than the unsorted samples at the same sequencing depth. Our results imply that sequencing depth can be decreased approximately fivefold when sorting the samples into three size classes and pooling by specimen abundance. Even coarse size sorting can substantially improve taxa detection using DNA metabarcoding. While high-throughput sequencing will become more accessible and cheaper within the next years, sorting bulk samples by specimen biomass or size is a simple yet efficient method to reduce current sequencing costs.","author":[{"dropping-particle":"","family":"Elbrecht","given":"Vasco","non-dropping-particle":"","parse-names":false,"suffix":""},{"dropping-particle":"","family":"Peinert","given":"Bianca","non-dropping-particle":"","parse-names":false,"suffix":""},{"dropping-particle":"","family":"Leese","given":"Florian","non-dropping-particle":"","parse-names":false,"suffix":""}],"container-title":"Ecology and Evolution","id":"ITEM-1","issue":"17","issued":{"date-parts":[["2017"]]},"page":"6918-6926","title":"Sorting things out: Assessing effects of unequal specimen biomass on DNA metabarcoding","type":"article-journal","volume":"7"},"uris":["http://www.mendeley.com/documents/?uuid=d3701a87-89be-4984-acdf-69ee8821771e"]},{"id":"ITEM-2","itemData":{"DOI":"10.1371/journal.pone.0130324","ISSN":"19326203","abstract":"Metabarcoding is an emerging genetic tool to rapidly assess biodiversity in ecosystems. It involves high-throughput sequencing of a standard gene from an environmental sample and comparison to a reference database. However, no consensus has emerged regarding laboratory pipelines to screen species diversity and infer species abundances from environmental samples. In particular, the effect of primer bias and the detection limit for specimens with a low biomass has not been systematically examined, when processing samples in bulk. We developed and tested a DNA metabarcoding protocol that utilises the standard cytochrome c oxidase subunit I (COI) barcoding fragment to detect freshwater macroinvertebrate taxa. DNA was extracted in bulk, amplified in a single PCR step, and purified, and the libraries were directly sequenced in two independent MiSeq runs (300-bp paired-end reads). Specifically, we assessed the influence of specimen biomass on sequence read abundance by sequencing 31 specimens of a stonefly species with known haplotypes spanning three orders of magnitude in biomass (experiment I). Then, we tested the recovery of 52 different freshwater invertebrate taxa of similar biomass using the same standard barcoding primers (experiment II). Each experiment was replicated ten times to maximise statistical power. The results of both experiments were consistent across replicates. We found a distinct positive correlation between species biomass and resulting numbers of MiSeq reads. Furthermore, we reliably recovered 83% of the 52 taxa used to test primer bias. However, sequence abundance varied by four orders of magnitudes between taxa despite the use of similar amounts of biomass. Our metabarcoding approach yielded reliable results for high-throughput assessments. However, the results indicated that primer efficiency is highly species-specific, which would prevent straightforward assessments of species abundance and biomass in a sample. Thus, PCR-based metabarcoding assessments of biodiversity should rely on presence-absence metrics.","author":[{"dropping-particle":"","family":"Elbrecht","given":"Vasco","non-dropping-particle":"","parse-names":false,"suffix":""},{"dropping-particle":"","family":"Leese","given":"Florian","non-dropping-particle":"","parse-names":false,"suffix":""}],"container-title":"PLoS ONE","id":"ITEM-2","issue":"7","issued":{"date-parts":[["2015"]]},"page":"1-16","title":"Can DNA-based ecosystem assessments quantify species abundance? Testing primer bias and biomass-sequence relationships with an innovative metabarcoding protocol","type":"article-journal","volume":"10"},"uris":["http://www.mendeley.com/documents/?uuid=84574fbc-fda2-4070-8f97-913c77a14be6"]}],"mendeley":{"formattedCitation":"(Elbrecht &amp; Leese, 2015; Elbrecht, Peinert, &amp; Leese, 2017)","plainTextFormattedCitation":"(Elbrecht &amp; Leese, 2015; Elbrecht, Peinert, &amp; Leese, 2017)","previouslyFormattedCitation":"(Elbrecht &amp; Leese, 2015; Elbrecht, Peinert, &amp; Leese, 2017)"},"properties":{"noteIndex":0},"schema":"https://github.com/citation-style-language/schema/raw/master/csl-citation.json"}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(Elbrecht &amp; Leese, 2015; Elbrecht, Peinert, &amp; Leese, 2017)</w:t>
      </w:r>
      <w:r w:rsidR="00443203">
        <w:rPr>
          <w:rFonts w:ascii="Times New Roman" w:hAnsi="Times New Roman" w:cs="Times New Roman"/>
        </w:rPr>
        <w:fldChar w:fldCharType="end"/>
      </w:r>
      <w:r w:rsidR="00443203">
        <w:rPr>
          <w:rFonts w:ascii="Times New Roman" w:hAnsi="Times New Roman" w:cs="Times New Roman"/>
        </w:rPr>
        <w:t>.</w:t>
      </w:r>
      <w:r w:rsidR="00CE08F9">
        <w:rPr>
          <w:rFonts w:ascii="Times New Roman" w:hAnsi="Times New Roman" w:cs="Times New Roman"/>
        </w:rPr>
        <w:t xml:space="preserve"> </w:t>
      </w:r>
      <w:r w:rsidR="00AE58D1">
        <w:rPr>
          <w:rFonts w:ascii="Times New Roman" w:hAnsi="Times New Roman" w:cs="Times New Roman"/>
        </w:rPr>
        <w:t>Combining these field-based empirical observations with future experimental feeding trials could help to constrain prey sizes</w:t>
      </w:r>
      <w:r w:rsidR="00443203">
        <w:rPr>
          <w:rFonts w:ascii="Times New Roman" w:hAnsi="Times New Roman" w:cs="Times New Roman"/>
        </w:rPr>
        <w:t>.</w:t>
      </w:r>
      <w:r w:rsidR="00823D7D">
        <w:rPr>
          <w:rFonts w:ascii="Times New Roman" w:hAnsi="Times New Roman" w:cs="Times New Roman"/>
        </w:rPr>
        <w:t xml:space="preserve"> </w:t>
      </w:r>
      <w:r w:rsidR="005A2AE9">
        <w:rPr>
          <w:rFonts w:ascii="Times New Roman" w:hAnsi="Times New Roman" w:cs="Times New Roman"/>
        </w:rPr>
        <w:t>Combining multiple genetic methods, such as RNA sequencing, could also highlight the hidden and potentially common interaction between predators and scavenged food sources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{"citationItems":[{"id":"ITEM-1","itemData":{"DOI":"10.1111/2041-210X.12869","ISSN":"2041210X","abstract":"Determining diet is a key prerequisite for understanding species interactions, food web structure and ecological dynamics. In recent years, there has been considerable development in both the methodology and application of novel and more traditional dietary tracing methods, yet there is no comprehensive synthesis that systematically and quantitatively compares the different approaches. Here we conceptualise diet tracing in ecology, provide recommendations for method selection, and illustrate the advantages of method integration. We summarise empirical evidence on how different methods quantify diet mixtures, by contrasting estimates of dietary proportions from multiple methods applied to the same consumer-resource datasets, or from experimental studies with known diet compositions. Our data synthesis revealed an urgent need for more experiential comparisons among the dietary methods. The comparison of diet quantifications from field observations showed that different techniques aligned well in cases with less than six diet items, but diverged considerably when applied to more complex diet mixtures. Efforts are ongoing to further advance dietary estimation, including how reliably compound specific stable isotope analyses and fatty acid profiles can quantify more prey items than bulk stable isotope analyses. Similarly, DNA analyses, which can depict trophic interactions at a higher resolution than any other method, are generating new ways to better quantify diets and differentiate among life-stages of prey. Such efforts, combined with more empirical testing of each dietary method and establishment of open data repositories for dietary data, promise to greatly advance community and ecosystem ecology.","author":[{"dropping-particle":"","family":"Nielsen","given":"Jens M.","non-dropping-particle":"","parse-names":false,"suffix":""},{"dropping-particle":"","family":"Clare","given":"Elizabeth L.","non-dropping-particle":"","parse-names":false,"suffix":""},{"dropping-particle":"","family":"Hayden","given":"Brian","non-dropping-particle":"","parse-names":false,"suffix":""},{"dropping-particle":"","family":"Brett","given":"Michael T.","non-dropping-particle":"","parse-names":false,"suffix":""},{"dropping-particle":"","family":"Kratina","given":"Pavel","non-dropping-particle":"","parse-names":false,"suffix":""}],"container-title":"Methods in Ecology and Evolution","id":"ITEM-1","issue":"2","issued":{"date-parts":[["2018"]]},"page":"278-291","title":"Diet tracing in ecology: Method comparison and selection","type":"article-journal","volume":"9"},"uris":["http://www.mendeley.com/documents/?uuid=d1795e86-ea63-47d9-9102-328ed37dd52b"]}],"mendeley":{"formattedCitation":"(Nielsen, Clare, Hayden, Brett, &amp; Kratina, 2018)","plainTextFormattedCitation":"(Nielsen, Clare, Hayden, Brett, &amp; Kratina, 2018)","previouslyFormattedCitation":"(Nielsen, Clare, Hayden, Brett, &amp; Kratina, 2018)"},"properties":{"noteIndex":0},"schema":"https://github.com/citation-style-language/schema/raw/master/csl-citation.json"}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(Nielsen, Clare, Hayden, Brett, &amp; Kratina, 2018)</w:t>
      </w:r>
      <w:r w:rsidR="00443203">
        <w:rPr>
          <w:rFonts w:ascii="Times New Roman" w:hAnsi="Times New Roman" w:cs="Times New Roman"/>
        </w:rPr>
        <w:fldChar w:fldCharType="end"/>
      </w:r>
      <w:r w:rsidR="00443203">
        <w:rPr>
          <w:rFonts w:ascii="Times New Roman" w:hAnsi="Times New Roman" w:cs="Times New Roman"/>
        </w:rPr>
        <w:t>.</w:t>
      </w:r>
      <w:r w:rsidR="005A2AE9">
        <w:rPr>
          <w:rFonts w:ascii="Times New Roman" w:hAnsi="Times New Roman" w:cs="Times New Roman"/>
        </w:rPr>
        <w:t xml:space="preserve"> </w:t>
      </w:r>
    </w:p>
    <w:p w14:paraId="144C4376" w14:textId="7EFDDE57" w:rsidR="003F7A55" w:rsidRDefault="003F7A55" w:rsidP="0024313B">
      <w:pPr>
        <w:rPr>
          <w:rFonts w:ascii="Times New Roman" w:hAnsi="Times New Roman" w:cs="Times New Roman"/>
        </w:rPr>
      </w:pPr>
    </w:p>
    <w:p w14:paraId="3178D174" w14:textId="7B6F6EE3" w:rsidR="004F2733" w:rsidRDefault="004F2733" w:rsidP="0024313B">
      <w:pPr>
        <w:rPr>
          <w:rFonts w:ascii="Times New Roman" w:hAnsi="Times New Roman" w:cs="Times New Roman"/>
        </w:rPr>
      </w:pPr>
      <w:r>
        <w:rPr>
          <w:rFonts w:ascii="Times New Roman" w:hAnsi="Times New Roman" w:cs="Times New Roman"/>
        </w:rPr>
        <w:t>Small-bodied invertebrate predators are the most diverse and abundant predators on earth</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{"citationItems":[{"id":"ITEM-1","itemData":{"DOI":"10.1073/pnas.1711842115","ISSN":"10916490","PMID":"29784790","abstract":"A census of the biomass on Earth is key for understanding the structure and dynamics of the biosphere. However, a global, quantitative view of how the biomass of different taxa compare with one another is still lacking. Here, we assemble the overall biomass composition of the biosphere, establishing a census of the ≈550 gigatons of carbon (Gt C) of biomass distributed among all of the kingdoms of life. We find that the kingdoms of life concentrate at different locations on the planet; plants (≈450 Gt C, the dominant kingdom) are primarily terrestrial, whereas animals (≈2 Gt C) are mainly marine, and bacteria (≈70 Gt C) and archaea (≈7 Gt C) are predominantly located in deep subsurface environments. We show that terrestrial biomass is about two orders of magnitude higher than marine biomass and estimate a total of ≈6 Gt C of marine biota, doubling the previous estimated quantity. Our analysis reveals that the global marine biomass pyramid contains more consumers than producers, thus increasing the scope of previous observations on inverse food pyramids. Finally, we highlight that the mass of humans is an order of magnitude higher than that of all wild mammals combined and report the historical impact of humanity on the global biomass of prominent taxa, including mammals, fish, and plants.","author":[{"dropping-particle":"","family":"Bar-On","given":"Yinon M.","non-dropping-particle":"","parse-names":false,"suffix":""},{"dropping-particle":"","family":"Phillips","given":"Rob","non-dropping-particle":"","parse-names":false,"suffix":""},{"dropping-particle":"","family":"Milo","given":"Ron","non-dropping-particle":"","parse-names":false,"suffix":""}],"container-title":"Proceedings of the National Academy of Sciences of the United States of America","id":"ITEM-1","issue":"25","issued":{"date-parts":[["2018"]]},"page":"6506-6511","title":"The biomass distribution on Earth","type":"article-journal","volume":"115"},"uris":["http://www.mendeley.com/documents/?uuid=fda04dcf-5d56-436d-acd2-f3b64850659b"]},{"id":"ITEM-2","itemData":{"DOI":"10.1371/journal.pbio.1001127","ISBN":"1545-7885 (Electronic)\\n1544-9173 (Linking)","ISSN":"15449173","PMID":"21886479","abstract":"The diversity of life is one of the most striking aspects of our planet; hence knowing how many species inhabit Earth is among the most fundamental questions in science. Yet the answer to this question remains enigmatic, as efforts to sample the world's biodiversity to date have been limited and thus have precluded direct quantification of global species richness, and because indirect estimates rely on assumptions that have proven highly controversial. Here we show that the higher taxonomic classification of species (i.e., the assignment of species to phylum, class, order, family, and genus) follows a consistent and predictable pattern from which the total number of species in a taxonomic group can be estimated. This approach was validated against well-known taxa, and when applied to all domains of life, it predicts ~8.7 million (± 1.3 million SE) eukaryotic species globally, of which ~2.2 million (± 0.18 million SE) are marine. In spite of 250 years of taxonomic classification and over 1.2 million species already catalogued in a central database, our results suggest that some 86% of existing species on Earth and 91% of species in the ocean still await description. Renewed interest in further exploration and taxonomy is required if this significant gap in our knowledge of life on Earth is to be closed.","author":[{"dropping-particle":"","family":"Mora","given":"Camilo","non-dropping-particle":"","parse-names":false,"suffix":""},{"dropping-particle":"","family":"Tittensor","given":"Derek P.","non-dropping-particle":"","parse-names":false,"suffix":""},{"dropping-particle":"","family":"Adl","given":"Sina","non-dropping-particle":"","parse-names":false,"suffix":""},{"dropping-particle":"","family":"Simpson","given":"Alastair G B","non-dropping-particle":"","parse-names":false,"suffix":""},{"dropping-particle":"","family":"Worm","given":"Boris","non-dropping-particle":"","parse-names":false,"suffix":""}],"container-title":"PLoS Biology","id":"ITEM-2","issue":"8","issued":{"date-parts":[["2011"]]},"page":"1-8","title":"How many species are there on earth and in the ocean?","type":"article-journal","volume":"9"},"uris":["http://www.mendeley.com/documents/?uuid=4aa86b14-e1be-4b6b-978c-397485ce6fb5"]},{"id":"ITEM-3","itemData":{"DOI":"10.1126/science.1230318","ISSN":"10959203","abstract":"Some people despair that most species will go extinct before they are discovered. However, such worries result from overestimates of how many species may exist, beliefs that the expertise to describe species is decreasing, and alarmist estimates of extinction rates. We argue that the number of species on Earth today is 5 ± 3 million, of which 1.5 million are named. New databases show that there are more taxonomists describing species than ever before, and their number is increasing faster than the rate of species description. Conservation efforts and species survival in secondary habitats are at least delaying extinctions. Extinction rates are, however, poorly quantified, ranging from 0.01 to 1% (at most 5%) per decade. We propose practical actions to improve taxonomic productivity and associated understanding and conservation of biodiversity.","author":[{"dropping-particle":"","family":"Costello","given":"Mark J.","non-dropping-particle":"","parse-names":false,"suffix":""},{"dropping-particle":"","family":"May","given":"Robert M.","non-dropping-particle":"","parse-names":false,"suffix":""},{"dropping-particle":"","family":"Stork","given":"Nigel E.","non-dropping-particle":"","parse-names":false,"suffix":""}],"container-title":"Science","id":"ITEM-3","issue":"6118","issued":{"date-parts":[["2013"]]},"page":"413-416","title":"Can we name earth's species before they go extinct?","type":"article-journal","volume":"339"},"uris":["http://www.mendeley.com/documents/?uuid=32c304d3-8a3c-41b4-bfc6-42849ea06fab"]}],"mendeley":{"formattedCitation":"(Bar-On et al., 2018; Costello et al., 2013; Mora et al., 2011)","plainTextFormattedCitation":"(Bar-On et al., 2018; Costello et al., 2013; Mora et al., 2011)","previouslyFormattedCitation":"(Bar-On et al., 2018; Costello et al., 2013; Mora et al., 2011)"},"properties":{"noteIndex":0},"schema":"https://github.com/citation-style-language/schema/raw/master/csl-citation.json"}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(Bar-On et al., 2018; Costello et al., 2013; Mora et al., 2011)</w:t>
      </w:r>
      <w:r w:rsidR="00443203">
        <w:rPr>
          <w:rFonts w:ascii="Times New Roman" w:hAnsi="Times New Roman" w:cs="Times New Roman"/>
        </w:rPr>
        <w:fldChar w:fldCharType="end"/>
      </w:r>
      <w:r>
        <w:rPr>
          <w:rFonts w:ascii="Times New Roman" w:hAnsi="Times New Roman" w:cs="Times New Roman"/>
        </w:rPr>
        <w:t xml:space="preserve"> and until now, the predation interactions of these consumers </w:t>
      </w:r>
      <w:r w:rsidR="00823D7D">
        <w:rPr>
          <w:rFonts w:ascii="Times New Roman" w:hAnsi="Times New Roman" w:cs="Times New Roman"/>
        </w:rPr>
        <w:t xml:space="preserve">in the wild </w:t>
      </w:r>
      <w:r>
        <w:rPr>
          <w:rFonts w:ascii="Times New Roman" w:hAnsi="Times New Roman" w:cs="Times New Roman"/>
        </w:rPr>
        <w:t xml:space="preserve">have been largely unknown. </w:t>
      </w:r>
      <w:r w:rsidR="009C1573">
        <w:rPr>
          <w:rFonts w:ascii="Times New Roman" w:hAnsi="Times New Roman" w:cs="Times New Roman"/>
        </w:rPr>
        <w:t xml:space="preserve">Like other predators in multiple other </w:t>
      </w:r>
      <w:r w:rsidR="009C1573">
        <w:rPr>
          <w:rFonts w:ascii="Times New Roman" w:hAnsi="Times New Roman" w:cs="Times New Roman"/>
        </w:rPr>
        <w:lastRenderedPageBreak/>
        <w:t>ecosystem contexts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{"citationItems":[{"id":"ITEM-1","itemData":{"DOI":"10.1038/s41559-019-0899-x","ISSN":"2397334X","PMID":"31110252","abstract":"Predator–prey interactions in natural ecosystems generate complex food webs that have a simple universal body-size architecture where predators are systematically larger than their prey. Food-web theory shows that the highest predator–prey body-mass ratios found in natural food webs may be especially important because they create weak interactions with slow dynamics that stabilize communities against perturbations and maintain ecosystem functioning. Identifying these vital interactions in real communities typically requires arduous identification of interactions in complex food webs. Here, we overcome this obstacle by developing predator-trait models to predict average body-mass ratios based on a database comprising 290 food webs from freshwater, marine and terrestrial ecosystems across all continents. We analysed how species traits constrain body-size architecture by changing the slope of the predator–prey body-mass scaling. Across ecosystems, we found high body-mass ratios for predator groups with specific trait combinations including (1) small vertebrates and (2) large swimming or flying predators. Including the metabolic and movement types of predators increased the accuracy of predicting which species are engaged in high body-mass ratio interactions. We demonstrate that species traits explain striking patterns in the body-size architecture of natural food webs that underpin the stability and functioning of ecosystems, paving the way for community-level management of the most complex natural ecosystems.","author":[{"dropping-particle":"","family":"Brose","given":"Ulrich","non-dropping-particle":"","parse-names":false,"suffix":""},{"dropping-particle":"","family":"Archambault","given":"Phillippe","non-dropping-particle":"","parse-names":false,"suffix":""},{"dropping-particle":"","family":"Barnes","given":"Andrew D.","non-dropping-particle":"","parse-names":false,"suffix":""},{"dropping-particle":"","family":"Bersier","given":"Louis Felix","non-dropping-particle":"","parse-names":false,"suffix":""},{"dropping-particle":"","family":"Boy","given":"Thomas","non-dropping-particle":"","parse-names":false,"suffix":""},{"dropping-particle":"","family":"Canning-Clode","given":"João","non-dropping-particle":"","parse-names":false,"suffix":""},{"dropping-particle":"","family":"Conti","given":"Erminia","non-dropping-particle":"","parse-names":false,"suffix":""},{"dropping-particle":"","family":"Dias","given":"Marta","non-dropping-particle":"","parse-names":false,"suffix":""},{"dropping-particle":"","family":"Digel","given":"Christoph","non-dropping-particle":"","parse-names":false,"suffix":""},{"dropping-particle":"","family":"Dissanayake","given":"Awantha","non-dropping-particle":"","parse-names":false,"suffix":""},{"dropping-particle":"","family":"Flores","given":"Augusto A.V.","non-dropping-particle":"","parse-names":false,"suffix":""},{"dropping-particle":"","family":"Fussmann","given":"Katarina","non-dropping-particle":"","parse-names":false,"suffix":""},{"dropping-particle":"","family":"Gauzens","given":"Benoit","non-dropping-particle":"","parse-names":false,"suffix":""},{"dropping-particle":"","family":"Gray","given":"Clare","non-dropping-particle":"","parse-names":false,"suffix":""},{"dropping-particle":"","family":"Häussler","given":"Johanna","non-dropping-particle":"","parse-names":false,"suffix":""},{"dropping-particle":"","family":"Hirt","given":"Myriam R.","non-dropping-particle":"","parse-names":false,"suffix":""},{"dropping-particle":"","family":"Jacob","given":"Ute","non-dropping-particle":"","parse-names":false,"suffix":""},{"dropping-particle":"","family":"Jochum","given":"Malte","non-dropping-particle":"","parse-names":false,"suffix":""},{"dropping-particle":"","family":"Kéfi","given":"Sonia","non-dropping-particle":"","parse-names":false,"suffix":""},{"dropping-particle":"","family":"McLaughlin","given":"Orla","non-dropping-particle":"","parse-names":false,"suffix":""},{"dropping-particle":"","family":"MacPherson","given":"Muriel M.","non-dropping-particle":"","parse-names":false,"suffix":""},{"dropping-particle":"","family":"Latz","given":"Ellen","non-dropping-particle":"","parse-names":false,"suffix":""},{"dropping-particle":"","family":"Layer-Dobra","given":"Katrin","non-dropping-particle":"","parse-names":false,"suffix":""},{"dropping-particle":"","family":"Legagneux","given":"Pierre","non-dropping-particle":"","parse-names":false,"suffix":""},{"dropping-particle":"","family":"Li","given":"Yuanheng","non-dropping-particle":"","parse-names":false,"suffix":""},{"dropping-particle":"","family":"Madeira","given":"Carolina","non-dropping-particle":"","parse-names":false,"suffix":""},{"dropping-particle":"","family":"Martinez","given":"Neo D.","non-dropping-particle":"","parse-names":false,"suffix":""},{"dropping-particle":"","family":"Mendonça","given":"Vanessa","non-dropping-particle":"","parse-names":false,"suffix":""},{"dropping-particle":"","family":"Mulder","given":"Christian","non-dropping-particle":"","parse-names":false,"suffix":""},{"dropping-particle":"","family":"Navarrete","given":"Sergio A.","non-dropping-particle":"","parse-names":false,"suffix":""},{"dropping-particle":"","family":"O’Gorman","given":"Eoin J.","non-dropping-particle":"","parse-names":false,"suffix":""},{"dropping-particle":"","family":"Ott","given":"David","non-dropping-particle":"","parse-names":false,"suffix":""},{"dropping-particle":"","family":"Paula","given":"José","non-dropping-particle":"","parse-names":false,"suffix":""},{"dropping-particle":"","family":"Perkins","given":"Daniel","non-dropping-particle":"","parse-names":false,"suffix":""},{"dropping-particle":"","family":"Piechnik","given":"Denise","non-dropping-particle":"","parse-names":false,"suffix":""},{"dropping-particle":"","family":"Pokrovsky","given":"Ivan","non-dropping-particle":"","parse-names":false,"suffix":""},{"dropping-particle":"","family":"Raffaelli","given":"David","non-dropping-particle":"","parse-names":false,"suffix":""},{"dropping-particle":"","family":"Rall","given":"Björn C.","non-dropping-particle":"","parse-names":false,"suffix":""},{"dropping-particle":"","family":"Rosenbaum","given":"Benjamin","non-dropping-particle":"","parse-names":false,"suffix":""},{"dropping-particle":"","family":"Ryser","given":"Remo","non-dropping-particle":"","parse-names":false,"suffix":""},{"dropping-particle":"","family":"Silva","given":"Ana","non-dropping-particle":"","parse-names":false,"suffix":""},{"dropping-particle":"","family":"Sohlström","given":"Esra H.","non-dropping-particle":"","parse-names":false,"suffix":""},{"dropping-particle":"","family":"Sokolova","given":"Natalia","non-dropping-particle":"","parse-names":false,"suffix":""},{"dropping-particle":"","family":"Thompson","given":"Murray S.A.","non-dropping-particle":"","parse-names":false,"suffix":""},{"dropping-particle":"","family":"Thompson","given":"Ross M.","non-dropping-particle":"","parse-names":false,"suffix":""},{"dropping-particle":"","family":"Vermandele","given":"Fanny","non-dropping-particle":"","parse-names":false,"suffix":""},{"dropping-particle":"","family":"Vinagre","given":"Catarina","non-dropping-particle":"","parse-names":false,"suffix":""},{"dropping-particle":"","family":"Wang","given":"Shaopeng","non-dropping-particle":"","parse-names":false,"suffix":""},{"dropping-particle":"","family":"Wefer","given":"Jori M.","non-dropping-particle":"","parse-names":false,"suffix":""},{"dropping-particle":"","family":"Williams","given":"Richard J.","non-dropping-particle":"","parse-names":false,"suffix":""},{"dropping-particle":"","family":"Wieters","given":"Evie","non-dropping-particle":"","parse-names":false,"suffix":""},{"dropping-particle":"","family":"Woodward","given":"Guy","non-dropping-particle":"","parse-names":false,"suffix":""},{"dropping-particle":"","family":"Iles","given":"Alison C.","non-dropping-particle":"","parse-names":false,"suffix":""}],"container-title":"Nature Ecology and Evolution","id":"ITEM-1","issue":"6","issued":{"date-parts":[["2019"]]},"page":"919-927","publisher":"Springer US","title":"Predator traits determine food-web architecture across ecosystems","type":"article-journal","volume":"3"},"uris":["http://www.mendeley.com/documents/?uuid=4fe4325f-2a05-4331-9d33-cf6846a89794"]}],"mendeley":{"formattedCitation":"(Brose et al., 2019)","plainTextFormattedCitation":"(Brose et al., 2019)","previouslyFormattedCitation":"(Brose et al., 2019)"},"properties":{"noteIndex":0},"schema":"https://github.com/citation-style-language/schema/raw/master/csl-citation.json"}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(Brose et al., 2019)</w:t>
      </w:r>
      <w:r w:rsidR="00443203">
        <w:rPr>
          <w:rFonts w:ascii="Times New Roman" w:hAnsi="Times New Roman" w:cs="Times New Roman"/>
        </w:rPr>
        <w:fldChar w:fldCharType="end"/>
      </w:r>
      <w:r w:rsidR="009C1573">
        <w:rPr>
          <w:rFonts w:ascii="Times New Roman" w:hAnsi="Times New Roman" w:cs="Times New Roman"/>
        </w:rPr>
        <w:t>, the predation interactions of small-bodied predators are driven by a combination of measurable</w:t>
      </w:r>
      <w:r w:rsidR="00017D4F">
        <w:rPr>
          <w:rFonts w:ascii="Times New Roman" w:hAnsi="Times New Roman" w:cs="Times New Roman"/>
        </w:rPr>
        <w:t xml:space="preserve"> and generalizable</w:t>
      </w:r>
      <w:r w:rsidR="00DD5E3C">
        <w:rPr>
          <w:rFonts w:ascii="Times New Roman" w:hAnsi="Times New Roman" w:cs="Times New Roman"/>
        </w:rPr>
        <w:t xml:space="preserve"> predator attributes</w:t>
      </w:r>
      <w:r w:rsidR="009C1573">
        <w:rPr>
          <w:rFonts w:ascii="Times New Roman" w:hAnsi="Times New Roman" w:cs="Times New Roman"/>
        </w:rPr>
        <w:t>, including body size</w:t>
      </w:r>
      <w:r w:rsidR="00823D7D">
        <w:rPr>
          <w:rFonts w:ascii="Times New Roman" w:hAnsi="Times New Roman" w:cs="Times New Roman"/>
        </w:rPr>
        <w:t xml:space="preserve"> </w:t>
      </w:r>
      <w:r w:rsidR="009C1573">
        <w:rPr>
          <w:rFonts w:ascii="Times New Roman" w:hAnsi="Times New Roman" w:cs="Times New Roman"/>
        </w:rPr>
        <w:t xml:space="preserve">and </w:t>
      </w:r>
      <w:r w:rsidR="00DD5E3C">
        <w:rPr>
          <w:rFonts w:ascii="Times New Roman" w:hAnsi="Times New Roman" w:cs="Times New Roman"/>
        </w:rPr>
        <w:t>species identity</w:t>
      </w:r>
      <w:r w:rsidR="009C1573">
        <w:rPr>
          <w:rFonts w:ascii="Times New Roman" w:hAnsi="Times New Roman" w:cs="Times New Roman"/>
        </w:rPr>
        <w:t>. Using empirical datasets, such as those built by diet DNA metabarcoding data, will be key to determining which traits shape and mediate species interactions. Not only will this build a deeper understanding of the generality of feeding interactions and food webs across environmental contexts and consumer groups, but could be key to predicting and mitigating ongoing biodiversity loss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{"citationItems":[{"id":"ITEM-1","itemData":{"DOI":"10.1111/1365-2435.12356","ISBN":"1365-2435","ISSN":"13652435","abstract":"1. The effects of the present biodiversity crisis have been largely focused on the loss of species. However, a missed component of biodiversity loss that often accompanies or even precedes species disappearance is the extinction of ecological interactions. 2. Here, we propose a novel model that (i) relates the diversity of both species and interactions along a gradient of environmental deterioration and (ii) explores how the rate of loss of ecological functions, and consequently of ecosystem services, can be accelerated or restrained depending on how the rate of species loss covaries with the rate of interactions loss. 3. We find that the loss of species and interactions are decoupled, such that ecological interactions are often lost at a higher rate. This implies that the loss of ecological interactions may occur well before species disappearance, affecting species functionality and ecosystems services at a faster rate than species extinctions. We provide a number of empirical case studies illustrating these points. 4. Our approach emphasizes the importance of focusing on species interactions as the major biodiversity component from which the ‘health’ of ecosystems depends. Key-words:","author":[{"dropping-particle":"","family":"Valiente-Banuet","given":"Alfonso","non-dropping-particle":"","parse-names":false,"suffix":""},{"dropping-particle":"","family":"Aizen","given":"Marcelo A.","non-dropping-particle":"","parse-names":false,"suffix":""},{"dropping-particle":"","family":"Alcántara","given":"Julio M.","non-dropping-particle":"","parse-names":false,"suffix":""},{"dropping-particle":"","family":"Arroyo","given":"Juan","non-dropping-particle":"","parse-names":false,"suffix":""},{"dropping-particle":"","family":"Cocucci","given":"Andrea","non-dropping-particle":"","parse-names":false,"suffix":""},{"dropping-particle":"","family":"Galetti","given":"Mauro","non-dropping-particle":"","parse-names":false,"suffix":""},{"dropping-particle":"","family":"García","given":"María B.","non-dropping-particle":"","parse-names":false,"suffix":""},{"dropping-particle":"","family":"García","given":"Daniel","non-dropping-particle":"","parse-names":false,"suffix":""},{"dropping-particle":"","family":"Gómez","given":"José M.","non-dropping-particle":"","parse-names":false,"suffix":""},{"dropping-particle":"","family":"Jordano","given":"Pedro","non-dropping-particle":"","parse-names":false,"suffix":""},{"dropping-particle":"","family":"Medel","given":"Rodrigo","non-dropping-particle":"","parse-names":false,"suffix":""},{"dropping-particle":"","family":"Navarro","given":"Luis","non-dropping-particle":"","parse-names":false,"suffix":""},{"dropping-particle":"","family":"Obeso","given":"José R.","non-dropping-particle":"","parse-names":false,"suffix":""},{"dropping-particle":"","family":"Oviedo","given":"Ramona","non-dropping-particle":"","parse-names":false,"suffix":""},{"dropping-particle":"","family":"Ramírez","given":"Nelson","non-dropping-particle":"","parse-names":false,"suffix":""},{"dropping-particle":"","family":"Rey","given":"Pedro J.","non-dropping-particle":"","parse-names":false,"suffix":""},{"dropping-particle":"","family":"Traveset","given":"Anna","non-dropping-particle":"","parse-names":false,"suffix":""},{"dropping-particle":"","family":"Verdú","given":"Miguel","non-dropping-particle":"","parse-names":false,"suffix":""},{"dropping-particle":"","family":"Zamora","given":"Regino","non-dropping-particle":"","parse-names":false,"suffix":""}],"container-title":"Functional Ecology","id":"ITEM-1","issue":"3","issued":{"date-parts":[["2015"]]},"page":"299-307","title":"Beyond species loss: The extinction of ecological interactions in a changing world","type":"article-journal","volume":"29"},"uris":["http://www.mendeley.com/documents/?uuid=13398ba8-1177-4aba-9b88-1178c30effc6"]},{"id":"ITEM-2","itemData":{"DOI":"10.1111/j.1461-0248.2006.00893.x","ISSN":"1461023X","PMID":"16623729","abstract":"The large vulnerability of top predators to human-induced disturbances on ecosystems is a matter of growing concern. Because top predators often exert strong influence on their prey populations their extinction can have far-reaching consequences for the structure and functioning of ecosystems. It has, for example, been observed that the local loss of a predator can trigger a cascade of secondary extinctions. However, the time lags involved in such secondary extinctions remain unexplored. Here we show that the loss of a top predator leads to a significantly earlier onset of secondary extinctions in model communities than does the loss of a species from other trophic levels. Moreover, in most cases time to secondary extinction increases with increasing species richness. If local secondary extinctions occur early they are less likely to be balanced by immigration of species from local communities nearby. The implications of these results for community persistence and conservation priorities are discussed. © 2006 Blackwell Publishing Ltd/CNRS.","author":[{"dropping-particle":"","family":"Borrvall","given":"Charlotte","non-dropping-particle":"","parse-names":false,"suffix":""},{"dropping-particle":"","family":"Ebenman","given":"Bo","non-dropping-particle":"","parse-names":false,"suffix":""}],"container-title":"Ecology Letters","id":"ITEM-2","issue":"4","issued":{"date-parts":[["2006"]]},"page":"435-442","title":"Early onset of secondary extinctions in ecological communities following the loss of top predators","type":"article-journal","volume":"9"},"uris":["http://www.mendeley.com/documents/?uuid=f63cd3b8-0a1c-4888-9958-1ea3bf289930"]},{"id":"ITEM-3","itemData":{"DOI":"10.1111/gcb.13703","ISSN":"13652486","PMID":"28346736","abstract":"Ecological networks are tightly interconnected, such that loss of a single species can trigger additional species extinctions. Theory predicts that such secondary extinctions are driven primarily by loss of species from intermediate or basal trophic levels. In contrast, most cases of secondary extinctions from natural systems have been attributed to loss of entire top trophic levels. Here, we show that loss of single predator species in isolation can, irrespective of their identity or the presence of other predators, trigger rapid secondary extinction cascades in natural communities far exceeding those generally predicted by theory. In contrast, we did not find any secondary extinctions caused by intermediate consumer loss. A food web model of our experimental system—a marine rocky shore community—could reproduce these results only when biologically likely and plausible nontrophic interactions, based on competition for space and predator-avoidance behaviour, were included. These findings call for a reassessment of the scale and nature of extinction cascades, particularly the inclusion of nontrophic interactions, in forecasts of the future of biodiversity.","author":[{"dropping-particle":"","family":"Donohue","given":"Ian","non-dropping-particle":"","parse-names":false,"suffix":""},{"dropping-particle":"","family":"Petchey","given":"Owen L.","non-dropping-particle":"","parse-names":false,"suffix":""},{"dropping-particle":"","family":"Kéfi","given":"Sonia","non-dropping-particle":"","parse-names":false,"suffix":""},{"dropping-particle":"","family":"Génin","given":"Alexandre","non-dropping-particle":"","parse-names":false,"suffix":""},{"dropping-particle":"","family":"Jackson","given":"Andrew L.","non-dropping-particle":"","parse-names":false,"suffix":""},{"dropping-particle":"","family":"Yang","given":"Qiang","non-dropping-particle":"","parse-names":false,"suffix":""},{"dropping-particle":"","family":"O'Connor","given":"Nessa E.","non-dropping-particle":"","parse-names":false,"suffix":""}],"container-title":"Global Change Biology","id":"ITEM-3","issue":"8","issued":{"date-parts":[["2017"]]},"page":"2962-2972","title":"Loss of predator species, not intermediate consumers, triggers rapid and dramatic extinction cascades","type":"article-journal","volume":"23"},"uris":["http://www.mendeley.com/documents/?uuid=92b61adb-f497-4c52-b2f1-148825c8a1f1"]}],"mendeley":{"formattedCitation":"(Borrvall &amp; Ebenman, 2006; Donohue et al., 2017; Valiente-Banuet et al., 2015)","plainTextFormattedCitation":"(Borrvall &amp; Ebenman, 2006; Donohue et al., 2017; Valiente-Banuet et al., 2015)","previouslyFormattedCitation":"(Borrvall &amp; Ebenman, 2006; Donohue et al., 2017; Valiente-Banuet et al., 2015)"},"properties":{"noteIndex":0},"schema":"https://github.com/citation-style-language/schema/raw/master/csl-citation.json"}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(Borrvall &amp; Ebenman, 2006; Donohue et al., 2017; Valiente-Banuet et al., 2015)</w:t>
      </w:r>
      <w:r w:rsidR="00443203">
        <w:rPr>
          <w:rFonts w:ascii="Times New Roman" w:hAnsi="Times New Roman" w:cs="Times New Roman"/>
        </w:rPr>
        <w:fldChar w:fldCharType="end"/>
      </w:r>
      <w:r w:rsidR="00443203">
        <w:rPr>
          <w:rFonts w:ascii="Times New Roman" w:hAnsi="Times New Roman" w:cs="Times New Roman"/>
        </w:rPr>
        <w:t>.</w:t>
      </w:r>
      <w:r w:rsidR="009C1573">
        <w:rPr>
          <w:rFonts w:ascii="Times New Roman" w:hAnsi="Times New Roman" w:cs="Times New Roman"/>
        </w:rPr>
        <w:t xml:space="preserve"> </w:t>
      </w:r>
      <w:r w:rsidR="002E7DF4">
        <w:rPr>
          <w:rFonts w:ascii="Times New Roman" w:hAnsi="Times New Roman" w:cs="Times New Roman"/>
        </w:rPr>
        <w:t xml:space="preserve">Given the </w:t>
      </w:r>
      <w:r w:rsidR="00DD5E3C">
        <w:rPr>
          <w:rFonts w:ascii="Times New Roman" w:hAnsi="Times New Roman" w:cs="Times New Roman"/>
        </w:rPr>
        <w:t xml:space="preserve">growing evidence </w:t>
      </w:r>
      <w:r w:rsidR="002E7DF4">
        <w:rPr>
          <w:rFonts w:ascii="Times New Roman" w:hAnsi="Times New Roman" w:cs="Times New Roman"/>
        </w:rPr>
        <w:t xml:space="preserve">of </w:t>
      </w:r>
      <w:r w:rsidR="00DD5E3C">
        <w:rPr>
          <w:rFonts w:ascii="Times New Roman" w:hAnsi="Times New Roman" w:cs="Times New Roman"/>
        </w:rPr>
        <w:t xml:space="preserve">global </w:t>
      </w:r>
      <w:r w:rsidR="002E7DF4">
        <w:rPr>
          <w:rFonts w:ascii="Times New Roman" w:hAnsi="Times New Roman" w:cs="Times New Roman"/>
        </w:rPr>
        <w:t>terrestrial invertebrate declines</w:t>
      </w:r>
      <w:r w:rsidR="00DD5E3C">
        <w:rPr>
          <w:rFonts w:ascii="Times New Roman" w:hAnsi="Times New Roman" w:cs="Times New Roman"/>
        </w:rPr>
        <w:t xml:space="preserve"> </w:t>
      </w:r>
      <w:r w:rsidR="00DD5E3C">
        <w:rPr>
          <w:rFonts w:ascii="Times New Roman" w:hAnsi="Times New Roman" w:cs="Times New Roman"/>
        </w:rPr>
        <w:fldChar w:fldCharType="begin" w:fldLock="1"/>
      </w:r>
      <w:r w:rsidR="00DD5E3C">
        <w:rPr>
          <w:rFonts w:ascii="Times New Roman" w:hAnsi="Times New Roman" w:cs="Times New Roman"/>
        </w:rPr>
        <w:instrText>ADDIN CSL_CITATION {"citationItems":[{"id":"ITEM-1","itemData":{"DOI":"10.1126/science.abd8947","ISSN":"10959203","PMID":"33335036","author":[{"dropping-particle":"","family":"Klink","given":"Roel","non-dropping-particle":"van","parse-names":false,"suffix":""},{"dropping-particle":"","family":"Bowler","given":"Diana E.","non-dropping-particle":"","parse-names":false,"suffix":""},{"dropping-particle":"","family":"Gongalsky","given":"Konstantin B.","non-dropping-particle":"","parse-names":false,"suffix":""},{"dropping-particle":"","family":"Swengel","given":"Ann B.","non-dropping-particle":"","parse-names":false,"suffix":""},{"dropping-particle":"","family":"Gentile","given":"Alessandro","non-dropping-particle":"","parse-names":false,"suffix":""},{"dropping-particle":"","family":"Chase","given":"Jonathan M.","non-dropping-particle":"","parse-names":false,"suffix":""}],"container-title":"Science","id":"ITEM-1","issued":{"date-parts":[["2020"]]},"page":"417-420","title":"Meta-analysis reveals declines in terrestrial but increases in freshwater insect abundances","type":"article-journal","volume":"368"},"uris":["http://www.mendeley.com/documents/?uuid=05111ae7-387f-4307-bc7a-fc4b593e078f"]},{"id":"ITEM-2","itemData":{"DOI":"10.1038/304586a0","ISBN":"4158601916","ISSN":"00280836","author":[{"dropping-particle":"","family":"Desquilbet","given":"Marion","non-dropping-particle":"","parse-names":false,"suffix":""},{"dropping-particle":"","family":"Gaume","given":"Laurence","non-dropping-particle":"","parse-names":false,"suffix":""},{"dropping-particle":"","family":"Grippa","given":"Manuela","non-dropping-particle":"","parse-names":false,"suffix":""},{"dropping-particle":"","family":"Cereghino","given":"Regis","non-dropping-particle":"","parse-names":false,"suffix":""},{"dropping-particle":"","family":"Humbert","given":"Jean-Francois","non-dropping-particle":"","parse-names":false,"suffix":""},{"dropping-particle":"","family":"Bonmatin","given":"Jean-Marc","non-dropping-particle":"","parse-names":false,"suffix":""},{"dropping-particle":"","family":"Cornillon","given":"Pierre-Andre","non-dropping-particle":"","parse-names":false,"suffix":""},{"dropping-particle":"","family":"Maes","given":"Dirk","non-dropping-particle":"","parse-names":false,"suffix":""},{"dropping-particle":"","family":"Dyck","given":"Hans","non-dropping-particle":"Van","parse-names":false,"suffix":""},{"dropping-particle":"","family":"Goulson","given":"David","non-dropping-particle":"","parse-names":false,"suffix":""}],"container-title":"Science","id":"ITEM-2","issued":{"date-parts":[["2020"]]},"page":"1-6","title":"Comment on \"Meta-analysis reveals declines in terrestrial but increases in freshwater insect abundances\"","type":"article-journal","volume":"370"},"uris":["http://www.mendeley.com/documents/?uuid=c2f02e29-4960-4c52-b24e-2ad1e97420a1"]}],"mendeley":{"formattedCitation":"(Desquilbet et al., 2020; van Klink et al., 2020)","plainTextFormattedCitation":"(Desquilbet et al., 2020; van Klink et al., 2020)","previouslyFormattedCitation":"(van Klink et al., 2020)"},"properties":{"noteIndex":0},"schema":"https://github.com/citation-style-language/schema/raw/master/csl-citation.json"}</w:instrText>
      </w:r>
      <w:r w:rsidR="00DD5E3C">
        <w:rPr>
          <w:rFonts w:ascii="Times New Roman" w:hAnsi="Times New Roman" w:cs="Times New Roman"/>
        </w:rPr>
        <w:fldChar w:fldCharType="separate"/>
      </w:r>
      <w:r w:rsidR="00DD5E3C" w:rsidRPr="00DD5E3C">
        <w:rPr>
          <w:rFonts w:ascii="Times New Roman" w:hAnsi="Times New Roman" w:cs="Times New Roman"/>
          <w:noProof/>
        </w:rPr>
        <w:t>(Desquilbet et al., 2020; van Klink et al., 2020)</w:t>
      </w:r>
      <w:r w:rsidR="00DD5E3C">
        <w:rPr>
          <w:rFonts w:ascii="Times New Roman" w:hAnsi="Times New Roman" w:cs="Times New Roman"/>
        </w:rPr>
        <w:fldChar w:fldCharType="end"/>
      </w:r>
      <w:r w:rsidR="002E7DF4">
        <w:rPr>
          <w:rFonts w:ascii="Times New Roman" w:hAnsi="Times New Roman" w:cs="Times New Roman"/>
        </w:rPr>
        <w:t xml:space="preserve">, studies like the present, conducted in multiple localities, are warranted.  </w:t>
      </w:r>
    </w:p>
    <w:p w14:paraId="1D0D7745" w14:textId="77777777" w:rsidR="00E92E10" w:rsidRPr="00E92E10" w:rsidRDefault="00E92E10" w:rsidP="003F3823">
      <w:pPr>
        <w:rPr>
          <w:rFonts w:ascii="Times New Roman" w:hAnsi="Times New Roman" w:cs="Times New Roman"/>
        </w:rPr>
      </w:pPr>
    </w:p>
    <w:p w14:paraId="080FF805" w14:textId="61948BBF" w:rsidR="000D2CA0" w:rsidRDefault="00B701CD" w:rsidP="003F3823">
      <w:pPr>
        <w:rPr>
          <w:rFonts w:ascii="Times New Roman" w:hAnsi="Times New Roman" w:cs="Times New Roman"/>
          <w:b/>
          <w:bCs/>
        </w:rPr>
      </w:pPr>
      <w:r>
        <w:rPr>
          <w:rFonts w:ascii="Times New Roman" w:hAnsi="Times New Roman" w:cs="Times New Roman"/>
          <w:b/>
          <w:bCs/>
        </w:rPr>
        <w:t>Literature Cited</w:t>
      </w:r>
    </w:p>
    <w:p w14:paraId="336258F9" w14:textId="5EFC2212" w:rsidR="00DE3441" w:rsidRDefault="00DE3441" w:rsidP="003F3823">
      <w:pPr>
        <w:rPr>
          <w:rFonts w:ascii="Times New Roman" w:hAnsi="Times New Roman" w:cs="Times New Roman"/>
          <w:b/>
          <w:bCs/>
        </w:rPr>
      </w:pPr>
    </w:p>
    <w:p w14:paraId="1DB078AE" w14:textId="033B2E6A" w:rsidR="00DD5E3C" w:rsidRPr="00DD5E3C" w:rsidRDefault="0030417C" w:rsidP="00DD5E3C">
      <w:pPr>
        <w:widowControl w:val="0"/>
        <w:autoSpaceDE w:val="0"/>
        <w:autoSpaceDN w:val="0"/>
        <w:adjustRightInd w:val="0"/>
        <w:ind w:left="480" w:hanging="480"/>
        <w:rPr>
          <w:rFonts w:ascii="Times New Roman" w:hAnsi="Times New Roman" w:cs="Times New Roman"/>
          <w:noProof/>
        </w:rPr>
      </w:pPr>
      <w:r>
        <w:rPr>
          <w:rFonts w:ascii="Times New Roman" w:hAnsi="Times New Roman" w:cs="Times New Roman"/>
          <w:b/>
          <w:bCs/>
        </w:rPr>
        <w:fldChar w:fldCharType="begin" w:fldLock="1"/>
      </w:r>
      <w:r>
        <w:rPr>
          <w:rFonts w:ascii="Times New Roman" w:hAnsi="Times New Roman" w:cs="Times New Roman"/>
          <w:b/>
          <w:bCs/>
        </w:rPr>
        <w:instrText xml:space="preserve">ADDIN Mendeley Bibliography CSL_BIBLIOGRAPHY </w:instrText>
      </w:r>
      <w:r>
        <w:rPr>
          <w:rFonts w:ascii="Times New Roman" w:hAnsi="Times New Roman" w:cs="Times New Roman"/>
          <w:b/>
          <w:bCs/>
        </w:rPr>
        <w:fldChar w:fldCharType="separate"/>
      </w:r>
      <w:r w:rsidR="00DD5E3C" w:rsidRPr="00DD5E3C">
        <w:rPr>
          <w:rFonts w:ascii="Times New Roman" w:hAnsi="Times New Roman" w:cs="Times New Roman"/>
          <w:noProof/>
        </w:rPr>
        <w:t xml:space="preserve">Baker, R., Buckland, A., &amp; Sheaves, M. (2014). Fish gut content analysis: Robust measures of diet composition. </w:t>
      </w:r>
      <w:r w:rsidR="00DD5E3C" w:rsidRPr="00DD5E3C">
        <w:rPr>
          <w:rFonts w:ascii="Times New Roman" w:hAnsi="Times New Roman" w:cs="Times New Roman"/>
          <w:i/>
          <w:iCs/>
          <w:noProof/>
        </w:rPr>
        <w:t>Fish and Fisheries</w:t>
      </w:r>
      <w:r w:rsidR="00DD5E3C" w:rsidRPr="00DD5E3C">
        <w:rPr>
          <w:rFonts w:ascii="Times New Roman" w:hAnsi="Times New Roman" w:cs="Times New Roman"/>
          <w:noProof/>
        </w:rPr>
        <w:t xml:space="preserve">, </w:t>
      </w:r>
      <w:r w:rsidR="00DD5E3C" w:rsidRPr="00DD5E3C">
        <w:rPr>
          <w:rFonts w:ascii="Times New Roman" w:hAnsi="Times New Roman" w:cs="Times New Roman"/>
          <w:i/>
          <w:iCs/>
          <w:noProof/>
        </w:rPr>
        <w:t>15</w:t>
      </w:r>
      <w:r w:rsidR="00DD5E3C" w:rsidRPr="00DD5E3C">
        <w:rPr>
          <w:rFonts w:ascii="Times New Roman" w:hAnsi="Times New Roman" w:cs="Times New Roman"/>
          <w:noProof/>
        </w:rPr>
        <w:t>(1), 170–177. doi: 10.1111/faf.12026</w:t>
      </w:r>
    </w:p>
    <w:p w14:paraId="1612741E"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Bar-On, Y. M., Phillips, R., &amp; Milo, R. (2018). The biomass distribution on Earth. </w:t>
      </w:r>
      <w:r w:rsidRPr="00DD5E3C">
        <w:rPr>
          <w:rFonts w:ascii="Times New Roman" w:hAnsi="Times New Roman" w:cs="Times New Roman"/>
          <w:i/>
          <w:iCs/>
          <w:noProof/>
        </w:rPr>
        <w:t>Proceedings of the National Academy of Sciences of the United States of America</w:t>
      </w:r>
      <w:r w:rsidRPr="00DD5E3C">
        <w:rPr>
          <w:rFonts w:ascii="Times New Roman" w:hAnsi="Times New Roman" w:cs="Times New Roman"/>
          <w:noProof/>
        </w:rPr>
        <w:t xml:space="preserve">, </w:t>
      </w:r>
      <w:r w:rsidRPr="00DD5E3C">
        <w:rPr>
          <w:rFonts w:ascii="Times New Roman" w:hAnsi="Times New Roman" w:cs="Times New Roman"/>
          <w:i/>
          <w:iCs/>
          <w:noProof/>
        </w:rPr>
        <w:t>115</w:t>
      </w:r>
      <w:r w:rsidRPr="00DD5E3C">
        <w:rPr>
          <w:rFonts w:ascii="Times New Roman" w:hAnsi="Times New Roman" w:cs="Times New Roman"/>
          <w:noProof/>
        </w:rPr>
        <w:t>(25), 6506–6511. doi: 10.1073/pnas.1711842115</w:t>
      </w:r>
    </w:p>
    <w:p w14:paraId="5CFD729F"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Barton, K. (2020). </w:t>
      </w:r>
      <w:r w:rsidRPr="00DD5E3C">
        <w:rPr>
          <w:rFonts w:ascii="Times New Roman" w:hAnsi="Times New Roman" w:cs="Times New Roman"/>
          <w:i/>
          <w:iCs/>
          <w:noProof/>
        </w:rPr>
        <w:t>MuMIn: Multi-Model Inference</w:t>
      </w:r>
      <w:r w:rsidRPr="00DD5E3C">
        <w:rPr>
          <w:rFonts w:ascii="Times New Roman" w:hAnsi="Times New Roman" w:cs="Times New Roman"/>
          <w:noProof/>
        </w:rPr>
        <w:t>.</w:t>
      </w:r>
    </w:p>
    <w:p w14:paraId="022321CC"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Borrvall, C., &amp; Ebenman, B. (2006). Early onset of secondary extinctions in ecological communities following the loss of top predators. </w:t>
      </w:r>
      <w:r w:rsidRPr="00DD5E3C">
        <w:rPr>
          <w:rFonts w:ascii="Times New Roman" w:hAnsi="Times New Roman" w:cs="Times New Roman"/>
          <w:i/>
          <w:iCs/>
          <w:noProof/>
        </w:rPr>
        <w:t>Ecology Letters</w:t>
      </w:r>
      <w:r w:rsidRPr="00DD5E3C">
        <w:rPr>
          <w:rFonts w:ascii="Times New Roman" w:hAnsi="Times New Roman" w:cs="Times New Roman"/>
          <w:noProof/>
        </w:rPr>
        <w:t xml:space="preserve">, </w:t>
      </w:r>
      <w:r w:rsidRPr="00DD5E3C">
        <w:rPr>
          <w:rFonts w:ascii="Times New Roman" w:hAnsi="Times New Roman" w:cs="Times New Roman"/>
          <w:i/>
          <w:iCs/>
          <w:noProof/>
        </w:rPr>
        <w:t>9</w:t>
      </w:r>
      <w:r w:rsidRPr="00DD5E3C">
        <w:rPr>
          <w:rFonts w:ascii="Times New Roman" w:hAnsi="Times New Roman" w:cs="Times New Roman"/>
          <w:noProof/>
        </w:rPr>
        <w:t>(4), 435–442. doi: 10.1111/j.1461-0248.2006.00893.x</w:t>
      </w:r>
    </w:p>
    <w:p w14:paraId="18D42F08"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Brodie, J. F., Aslan, C. E., Rogers, H. S., Redford, K. H., Maron, J. L., Bronstein, J. L., &amp; Groves, C. R. (2014). Secondary extinctions of biodiversity. </w:t>
      </w:r>
      <w:r w:rsidRPr="00DD5E3C">
        <w:rPr>
          <w:rFonts w:ascii="Times New Roman" w:hAnsi="Times New Roman" w:cs="Times New Roman"/>
          <w:i/>
          <w:iCs/>
          <w:noProof/>
        </w:rPr>
        <w:t>Trends in 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29</w:t>
      </w:r>
      <w:r w:rsidRPr="00DD5E3C">
        <w:rPr>
          <w:rFonts w:ascii="Times New Roman" w:hAnsi="Times New Roman" w:cs="Times New Roman"/>
          <w:noProof/>
        </w:rPr>
        <w:t>(12), 664–672. doi: 10.1016/j.tree.2014.09.012</w:t>
      </w:r>
    </w:p>
    <w:p w14:paraId="1F1D07EC"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Brose, U., Archambault, P., Barnes, A. D., Bersier, L. F., Boy, T., Canning-Clode, J., … Iles, A. C. (2019). Predator traits determine food-web architecture across ecosystems. </w:t>
      </w:r>
      <w:r w:rsidRPr="00DD5E3C">
        <w:rPr>
          <w:rFonts w:ascii="Times New Roman" w:hAnsi="Times New Roman" w:cs="Times New Roman"/>
          <w:i/>
          <w:iCs/>
          <w:noProof/>
        </w:rPr>
        <w:t>Nature 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3</w:t>
      </w:r>
      <w:r w:rsidRPr="00DD5E3C">
        <w:rPr>
          <w:rFonts w:ascii="Times New Roman" w:hAnsi="Times New Roman" w:cs="Times New Roman"/>
          <w:noProof/>
        </w:rPr>
        <w:t>(6), 919–927. doi: 10.1038/s41559-019-0899-x</w:t>
      </w:r>
    </w:p>
    <w:p w14:paraId="37C5B430"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Bui, A., Lowman, H., Guerra, A. S., &amp; Miller-ter Kuile, A. (2020). </w:t>
      </w:r>
      <w:r w:rsidRPr="00DD5E3C">
        <w:rPr>
          <w:rFonts w:ascii="Times New Roman" w:hAnsi="Times New Roman" w:cs="Times New Roman"/>
          <w:i/>
          <w:iCs/>
          <w:noProof/>
        </w:rPr>
        <w:t>calecopal: A California-inspired Package of Color Palettes</w:t>
      </w:r>
      <w:r w:rsidRPr="00DD5E3C">
        <w:rPr>
          <w:rFonts w:ascii="Times New Roman" w:hAnsi="Times New Roman" w:cs="Times New Roman"/>
          <w:noProof/>
        </w:rPr>
        <w:t>.</w:t>
      </w:r>
    </w:p>
    <w:p w14:paraId="369E6BE8"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Callahan, B. J., McMurdie, P. J., Rosen, M. J., Han, A. W., Johnson, A. J. A., &amp; Holmes, S. P. (2016). DADA2: High-resolution sample inference from Illumina amplicon data. </w:t>
      </w:r>
      <w:r w:rsidRPr="00DD5E3C">
        <w:rPr>
          <w:rFonts w:ascii="Times New Roman" w:hAnsi="Times New Roman" w:cs="Times New Roman"/>
          <w:i/>
          <w:iCs/>
          <w:noProof/>
        </w:rPr>
        <w:t>Nature Methods</w:t>
      </w:r>
      <w:r w:rsidRPr="00DD5E3C">
        <w:rPr>
          <w:rFonts w:ascii="Times New Roman" w:hAnsi="Times New Roman" w:cs="Times New Roman"/>
          <w:noProof/>
        </w:rPr>
        <w:t xml:space="preserve">, </w:t>
      </w:r>
      <w:r w:rsidRPr="00DD5E3C">
        <w:rPr>
          <w:rFonts w:ascii="Times New Roman" w:hAnsi="Times New Roman" w:cs="Times New Roman"/>
          <w:i/>
          <w:iCs/>
          <w:noProof/>
        </w:rPr>
        <w:t>13</w:t>
      </w:r>
      <w:r w:rsidRPr="00DD5E3C">
        <w:rPr>
          <w:rFonts w:ascii="Times New Roman" w:hAnsi="Times New Roman" w:cs="Times New Roman"/>
          <w:noProof/>
        </w:rPr>
        <w:t>(7), 581–583. doi: 10.1038/nmeth.3869</w:t>
      </w:r>
    </w:p>
    <w:p w14:paraId="769E6E48"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Costello, M. J., May, R. M., &amp; Stork, N. E. (2013). Can we name earth’s species before they go extinct? </w:t>
      </w:r>
      <w:r w:rsidRPr="00DD5E3C">
        <w:rPr>
          <w:rFonts w:ascii="Times New Roman" w:hAnsi="Times New Roman" w:cs="Times New Roman"/>
          <w:i/>
          <w:iCs/>
          <w:noProof/>
        </w:rPr>
        <w:t>Science</w:t>
      </w:r>
      <w:r w:rsidRPr="00DD5E3C">
        <w:rPr>
          <w:rFonts w:ascii="Times New Roman" w:hAnsi="Times New Roman" w:cs="Times New Roman"/>
          <w:noProof/>
        </w:rPr>
        <w:t xml:space="preserve">, </w:t>
      </w:r>
      <w:r w:rsidRPr="00DD5E3C">
        <w:rPr>
          <w:rFonts w:ascii="Times New Roman" w:hAnsi="Times New Roman" w:cs="Times New Roman"/>
          <w:i/>
          <w:iCs/>
          <w:noProof/>
        </w:rPr>
        <w:t>339</w:t>
      </w:r>
      <w:r w:rsidRPr="00DD5E3C">
        <w:rPr>
          <w:rFonts w:ascii="Times New Roman" w:hAnsi="Times New Roman" w:cs="Times New Roman"/>
          <w:noProof/>
        </w:rPr>
        <w:t>(6118), 413–416. doi: 10.1126/science.1230318</w:t>
      </w:r>
    </w:p>
    <w:p w14:paraId="36F9B98A"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Desquilbet, M., Gaume, L., Grippa, M., Cereghino, R., Humbert, J.-F., Bonmatin, J.-M., … Goulson, D. (2020). Comment on “Meta-analysis reveals declines in terrestrial but increases in freshwater insect abundances.” </w:t>
      </w:r>
      <w:r w:rsidRPr="00DD5E3C">
        <w:rPr>
          <w:rFonts w:ascii="Times New Roman" w:hAnsi="Times New Roman" w:cs="Times New Roman"/>
          <w:i/>
          <w:iCs/>
          <w:noProof/>
        </w:rPr>
        <w:t>Science</w:t>
      </w:r>
      <w:r w:rsidRPr="00DD5E3C">
        <w:rPr>
          <w:rFonts w:ascii="Times New Roman" w:hAnsi="Times New Roman" w:cs="Times New Roman"/>
          <w:noProof/>
        </w:rPr>
        <w:t xml:space="preserve">, </w:t>
      </w:r>
      <w:r w:rsidRPr="00DD5E3C">
        <w:rPr>
          <w:rFonts w:ascii="Times New Roman" w:hAnsi="Times New Roman" w:cs="Times New Roman"/>
          <w:i/>
          <w:iCs/>
          <w:noProof/>
        </w:rPr>
        <w:t>370</w:t>
      </w:r>
      <w:r w:rsidRPr="00DD5E3C">
        <w:rPr>
          <w:rFonts w:ascii="Times New Roman" w:hAnsi="Times New Roman" w:cs="Times New Roman"/>
          <w:noProof/>
        </w:rPr>
        <w:t>, 1–6. doi: 10.1038/304586a0</w:t>
      </w:r>
    </w:p>
    <w:p w14:paraId="254FC6DD"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Digel, C., Curtsdotter, A., Riede, J., Klarner, B., &amp; Brose, U. (2014). Unravelling the complex structure of forest soil food webs: Higher omnivory and more trophic levels. </w:t>
      </w:r>
      <w:r w:rsidRPr="00DD5E3C">
        <w:rPr>
          <w:rFonts w:ascii="Times New Roman" w:hAnsi="Times New Roman" w:cs="Times New Roman"/>
          <w:i/>
          <w:iCs/>
          <w:noProof/>
        </w:rPr>
        <w:t>Oikos</w:t>
      </w:r>
      <w:r w:rsidRPr="00DD5E3C">
        <w:rPr>
          <w:rFonts w:ascii="Times New Roman" w:hAnsi="Times New Roman" w:cs="Times New Roman"/>
          <w:noProof/>
        </w:rPr>
        <w:t xml:space="preserve">, </w:t>
      </w:r>
      <w:r w:rsidRPr="00DD5E3C">
        <w:rPr>
          <w:rFonts w:ascii="Times New Roman" w:hAnsi="Times New Roman" w:cs="Times New Roman"/>
          <w:i/>
          <w:iCs/>
          <w:noProof/>
        </w:rPr>
        <w:t>123</w:t>
      </w:r>
      <w:r w:rsidRPr="00DD5E3C">
        <w:rPr>
          <w:rFonts w:ascii="Times New Roman" w:hAnsi="Times New Roman" w:cs="Times New Roman"/>
          <w:noProof/>
        </w:rPr>
        <w:t>(10), 1157–1172. doi: 10.1111/oik.00865</w:t>
      </w:r>
    </w:p>
    <w:p w14:paraId="008CDD10"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Donohue, I., Petchey, O. L., Kéfi, S., Génin, A., Jackson, A. L., Yang, Q., &amp; O’Connor, N. E. (2017). Loss of predator species, not intermediate consumers, triggers rapid and dramatic extinction cascades. </w:t>
      </w:r>
      <w:r w:rsidRPr="00DD5E3C">
        <w:rPr>
          <w:rFonts w:ascii="Times New Roman" w:hAnsi="Times New Roman" w:cs="Times New Roman"/>
          <w:i/>
          <w:iCs/>
          <w:noProof/>
        </w:rPr>
        <w:t>Global Change Biology</w:t>
      </w:r>
      <w:r w:rsidRPr="00DD5E3C">
        <w:rPr>
          <w:rFonts w:ascii="Times New Roman" w:hAnsi="Times New Roman" w:cs="Times New Roman"/>
          <w:noProof/>
        </w:rPr>
        <w:t xml:space="preserve">, </w:t>
      </w:r>
      <w:r w:rsidRPr="00DD5E3C">
        <w:rPr>
          <w:rFonts w:ascii="Times New Roman" w:hAnsi="Times New Roman" w:cs="Times New Roman"/>
          <w:i/>
          <w:iCs/>
          <w:noProof/>
        </w:rPr>
        <w:t>23</w:t>
      </w:r>
      <w:r w:rsidRPr="00DD5E3C">
        <w:rPr>
          <w:rFonts w:ascii="Times New Roman" w:hAnsi="Times New Roman" w:cs="Times New Roman"/>
          <w:noProof/>
        </w:rPr>
        <w:t>(8), 2962–2972. doi: 10.1111/gcb.13703</w:t>
      </w:r>
    </w:p>
    <w:p w14:paraId="37095AF2"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Duffy, D. C., &amp; Jackson, S. (1986). Diet Studies of Seabirds: A Review of Methods. </w:t>
      </w:r>
      <w:r w:rsidRPr="00DD5E3C">
        <w:rPr>
          <w:rFonts w:ascii="Times New Roman" w:hAnsi="Times New Roman" w:cs="Times New Roman"/>
          <w:i/>
          <w:iCs/>
          <w:noProof/>
        </w:rPr>
        <w:t>Colonial Waterbirds</w:t>
      </w:r>
      <w:r w:rsidRPr="00DD5E3C">
        <w:rPr>
          <w:rFonts w:ascii="Times New Roman" w:hAnsi="Times New Roman" w:cs="Times New Roman"/>
          <w:noProof/>
        </w:rPr>
        <w:t xml:space="preserve">, </w:t>
      </w:r>
      <w:r w:rsidRPr="00DD5E3C">
        <w:rPr>
          <w:rFonts w:ascii="Times New Roman" w:hAnsi="Times New Roman" w:cs="Times New Roman"/>
          <w:i/>
          <w:iCs/>
          <w:noProof/>
        </w:rPr>
        <w:t>9</w:t>
      </w:r>
      <w:r w:rsidRPr="00DD5E3C">
        <w:rPr>
          <w:rFonts w:ascii="Times New Roman" w:hAnsi="Times New Roman" w:cs="Times New Roman"/>
          <w:noProof/>
        </w:rPr>
        <w:t>(1), 1–17.</w:t>
      </w:r>
    </w:p>
    <w:p w14:paraId="7CF2CF3A"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lastRenderedPageBreak/>
        <w:t xml:space="preserve">Eitzinger, B., Abrego, N., Gravel, D., Huotari, T., Vesterinen, E. J., &amp; Roslin, T. (2019). Assessing changes in arthropod predator–prey interactions through DNA-based gut content analysis—variable environment, stable diet. </w:t>
      </w:r>
      <w:r w:rsidRPr="00DD5E3C">
        <w:rPr>
          <w:rFonts w:ascii="Times New Roman" w:hAnsi="Times New Roman" w:cs="Times New Roman"/>
          <w:i/>
          <w:iCs/>
          <w:noProof/>
        </w:rPr>
        <w:t>Molecular Ecology</w:t>
      </w:r>
      <w:r w:rsidRPr="00DD5E3C">
        <w:rPr>
          <w:rFonts w:ascii="Times New Roman" w:hAnsi="Times New Roman" w:cs="Times New Roman"/>
          <w:noProof/>
        </w:rPr>
        <w:t xml:space="preserve">, </w:t>
      </w:r>
      <w:r w:rsidRPr="00DD5E3C">
        <w:rPr>
          <w:rFonts w:ascii="Times New Roman" w:hAnsi="Times New Roman" w:cs="Times New Roman"/>
          <w:i/>
          <w:iCs/>
          <w:noProof/>
        </w:rPr>
        <w:t>28</w:t>
      </w:r>
      <w:r w:rsidRPr="00DD5E3C">
        <w:rPr>
          <w:rFonts w:ascii="Times New Roman" w:hAnsi="Times New Roman" w:cs="Times New Roman"/>
          <w:noProof/>
        </w:rPr>
        <w:t>(2), 266–280. doi: 10.1111/mec.14872</w:t>
      </w:r>
    </w:p>
    <w:p w14:paraId="0A04DD28"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Elbrecht, V., &amp; Leese, F. (2015). Can DNA-based ecosystem assessments quantify species abundance? Testing primer bias and biomass-sequence relationships with an innovative metabarcoding protocol. </w:t>
      </w:r>
      <w:r w:rsidRPr="00DD5E3C">
        <w:rPr>
          <w:rFonts w:ascii="Times New Roman" w:hAnsi="Times New Roman" w:cs="Times New Roman"/>
          <w:i/>
          <w:iCs/>
          <w:noProof/>
        </w:rPr>
        <w:t>PLoS ONE</w:t>
      </w:r>
      <w:r w:rsidRPr="00DD5E3C">
        <w:rPr>
          <w:rFonts w:ascii="Times New Roman" w:hAnsi="Times New Roman" w:cs="Times New Roman"/>
          <w:noProof/>
        </w:rPr>
        <w:t xml:space="preserve">, </w:t>
      </w:r>
      <w:r w:rsidRPr="00DD5E3C">
        <w:rPr>
          <w:rFonts w:ascii="Times New Roman" w:hAnsi="Times New Roman" w:cs="Times New Roman"/>
          <w:i/>
          <w:iCs/>
          <w:noProof/>
        </w:rPr>
        <w:t>10</w:t>
      </w:r>
      <w:r w:rsidRPr="00DD5E3C">
        <w:rPr>
          <w:rFonts w:ascii="Times New Roman" w:hAnsi="Times New Roman" w:cs="Times New Roman"/>
          <w:noProof/>
        </w:rPr>
        <w:t>(7), 1–16. doi: 10.1371/journal.pone.0130324</w:t>
      </w:r>
    </w:p>
    <w:p w14:paraId="77A50F62"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Elbrecht, V., Peinert, B., &amp; Leese, F. (2017). Sorting things out: Assessing effects of unequal specimen biomass on DNA metabarcoding. </w:t>
      </w:r>
      <w:r w:rsidRPr="00DD5E3C">
        <w:rPr>
          <w:rFonts w:ascii="Times New Roman" w:hAnsi="Times New Roman" w:cs="Times New Roman"/>
          <w:i/>
          <w:iCs/>
          <w:noProof/>
        </w:rPr>
        <w:t>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7</w:t>
      </w:r>
      <w:r w:rsidRPr="00DD5E3C">
        <w:rPr>
          <w:rFonts w:ascii="Times New Roman" w:hAnsi="Times New Roman" w:cs="Times New Roman"/>
          <w:noProof/>
        </w:rPr>
        <w:t>(17), 6918–6926. doi: 10.1002/ece3.3192</w:t>
      </w:r>
    </w:p>
    <w:p w14:paraId="124C2A3A"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Gravel, D., Poisot, T., Albouy, C., Velez, L., &amp; Mouillot, D. (2013). Inferring food web structure from predator-prey body size relationships. </w:t>
      </w:r>
      <w:r w:rsidRPr="00DD5E3C">
        <w:rPr>
          <w:rFonts w:ascii="Times New Roman" w:hAnsi="Times New Roman" w:cs="Times New Roman"/>
          <w:i/>
          <w:iCs/>
          <w:noProof/>
        </w:rPr>
        <w:t>Methods in 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4</w:t>
      </w:r>
      <w:r w:rsidRPr="00DD5E3C">
        <w:rPr>
          <w:rFonts w:ascii="Times New Roman" w:hAnsi="Times New Roman" w:cs="Times New Roman"/>
          <w:noProof/>
        </w:rPr>
        <w:t>(11), 1083–1090. doi: 10.1111/2041-210X.12103</w:t>
      </w:r>
    </w:p>
    <w:p w14:paraId="0EFC9DDC"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Gray, C., Figueroa, D. H., Hudson, L. N., Ma, A., Perkins, D., &amp; Woodward, G. (2015). Joining the dots: An automated method for constructing food webs from compendia of published interactions. </w:t>
      </w:r>
      <w:r w:rsidRPr="00DD5E3C">
        <w:rPr>
          <w:rFonts w:ascii="Times New Roman" w:hAnsi="Times New Roman" w:cs="Times New Roman"/>
          <w:i/>
          <w:iCs/>
          <w:noProof/>
        </w:rPr>
        <w:t>Food Webs</w:t>
      </w:r>
      <w:r w:rsidRPr="00DD5E3C">
        <w:rPr>
          <w:rFonts w:ascii="Times New Roman" w:hAnsi="Times New Roman" w:cs="Times New Roman"/>
          <w:noProof/>
        </w:rPr>
        <w:t xml:space="preserve">, </w:t>
      </w:r>
      <w:r w:rsidRPr="00DD5E3C">
        <w:rPr>
          <w:rFonts w:ascii="Times New Roman" w:hAnsi="Times New Roman" w:cs="Times New Roman"/>
          <w:i/>
          <w:iCs/>
          <w:noProof/>
        </w:rPr>
        <w:t>5</w:t>
      </w:r>
      <w:r w:rsidRPr="00DD5E3C">
        <w:rPr>
          <w:rFonts w:ascii="Times New Roman" w:hAnsi="Times New Roman" w:cs="Times New Roman"/>
          <w:noProof/>
        </w:rPr>
        <w:t>, 11–20. doi: 10.1016/j.fooweb.2015.09.001</w:t>
      </w:r>
    </w:p>
    <w:p w14:paraId="0C40A989"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Greenstone, M. H., Weber, D. C., Coudron, T. C., &amp; Payton, M. E. (2011). Unnecessary roughness? Testing the hypothesis that predators destined for molecular gut-content analysis must be hand-collected to avoid cross-contamination. </w:t>
      </w:r>
      <w:r w:rsidRPr="00DD5E3C">
        <w:rPr>
          <w:rFonts w:ascii="Times New Roman" w:hAnsi="Times New Roman" w:cs="Times New Roman"/>
          <w:i/>
          <w:iCs/>
          <w:noProof/>
        </w:rPr>
        <w:t>Molecular Ecology Resources</w:t>
      </w:r>
      <w:r w:rsidRPr="00DD5E3C">
        <w:rPr>
          <w:rFonts w:ascii="Times New Roman" w:hAnsi="Times New Roman" w:cs="Times New Roman"/>
          <w:noProof/>
        </w:rPr>
        <w:t xml:space="preserve">, </w:t>
      </w:r>
      <w:r w:rsidRPr="00DD5E3C">
        <w:rPr>
          <w:rFonts w:ascii="Times New Roman" w:hAnsi="Times New Roman" w:cs="Times New Roman"/>
          <w:i/>
          <w:iCs/>
          <w:noProof/>
        </w:rPr>
        <w:t>11</w:t>
      </w:r>
      <w:r w:rsidRPr="00DD5E3C">
        <w:rPr>
          <w:rFonts w:ascii="Times New Roman" w:hAnsi="Times New Roman" w:cs="Times New Roman"/>
          <w:noProof/>
        </w:rPr>
        <w:t>(2), 286–293. doi: 10.1111/j.1755-0998.2010.02922.x</w:t>
      </w:r>
    </w:p>
    <w:p w14:paraId="27B4B17B"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Handler, A., Gruner, D., Haines, W., Lange, M., &amp; Kaneshiro, K. (2007). Arthropod surveys on Palmyra Atoll, Line Islands, and insights into the decline of the native tree Pisonia grandis (Nyctaginaceae). </w:t>
      </w:r>
      <w:r w:rsidRPr="00DD5E3C">
        <w:rPr>
          <w:rFonts w:ascii="Times New Roman" w:hAnsi="Times New Roman" w:cs="Times New Roman"/>
          <w:i/>
          <w:iCs/>
          <w:noProof/>
        </w:rPr>
        <w:t>Pacific Science</w:t>
      </w:r>
      <w:r w:rsidRPr="00DD5E3C">
        <w:rPr>
          <w:rFonts w:ascii="Times New Roman" w:hAnsi="Times New Roman" w:cs="Times New Roman"/>
          <w:noProof/>
        </w:rPr>
        <w:t xml:space="preserve">, </w:t>
      </w:r>
      <w:r w:rsidRPr="00DD5E3C">
        <w:rPr>
          <w:rFonts w:ascii="Times New Roman" w:hAnsi="Times New Roman" w:cs="Times New Roman"/>
          <w:i/>
          <w:iCs/>
          <w:noProof/>
        </w:rPr>
        <w:t>61</w:t>
      </w:r>
      <w:r w:rsidRPr="00DD5E3C">
        <w:rPr>
          <w:rFonts w:ascii="Times New Roman" w:hAnsi="Times New Roman" w:cs="Times New Roman"/>
          <w:noProof/>
        </w:rPr>
        <w:t>(4), 485–502. doi: 10.2984/1534-6188(2007)61</w:t>
      </w:r>
    </w:p>
    <w:p w14:paraId="5A0984D0"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Hartig, F. (2020). </w:t>
      </w:r>
      <w:r w:rsidRPr="00DD5E3C">
        <w:rPr>
          <w:rFonts w:ascii="Times New Roman" w:hAnsi="Times New Roman" w:cs="Times New Roman"/>
          <w:i/>
          <w:iCs/>
          <w:noProof/>
        </w:rPr>
        <w:t>DHARMa</w:t>
      </w:r>
      <w:r w:rsidRPr="00DD5E3C">
        <w:rPr>
          <w:rFonts w:ascii="Times New Roman" w:hAnsi="Times New Roman" w:cs="Times New Roman"/>
          <w:noProof/>
        </w:rPr>
        <w:t>.</w:t>
      </w:r>
    </w:p>
    <w:p w14:paraId="3A390431"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Hines, J., Giling, D. P., Rzanny, M., Voigt, W., Meyer, S. T., Weisser, W. W., … Ebeling, A. (2019). A meta food web for invertebrate species collected in a European grassland. </w:t>
      </w:r>
      <w:r w:rsidRPr="00DD5E3C">
        <w:rPr>
          <w:rFonts w:ascii="Times New Roman" w:hAnsi="Times New Roman" w:cs="Times New Roman"/>
          <w:i/>
          <w:iCs/>
          <w:noProof/>
        </w:rPr>
        <w:t>Ecology</w:t>
      </w:r>
      <w:r w:rsidRPr="00DD5E3C">
        <w:rPr>
          <w:rFonts w:ascii="Times New Roman" w:hAnsi="Times New Roman" w:cs="Times New Roman"/>
          <w:noProof/>
        </w:rPr>
        <w:t xml:space="preserve">, </w:t>
      </w:r>
      <w:r w:rsidRPr="00DD5E3C">
        <w:rPr>
          <w:rFonts w:ascii="Times New Roman" w:hAnsi="Times New Roman" w:cs="Times New Roman"/>
          <w:i/>
          <w:iCs/>
          <w:noProof/>
        </w:rPr>
        <w:t>100</w:t>
      </w:r>
      <w:r w:rsidRPr="00DD5E3C">
        <w:rPr>
          <w:rFonts w:ascii="Times New Roman" w:hAnsi="Times New Roman" w:cs="Times New Roman"/>
          <w:noProof/>
        </w:rPr>
        <w:t>(6), 2679. doi: 10.1002/ecy.2679</w:t>
      </w:r>
    </w:p>
    <w:p w14:paraId="3862A378"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Hsieh, T. C., &amp; Chao, A. (2017). Rarefaction and extrapolation: Making fair comparison of abundance-sensitive phylogenetic diversity among multiple assemblages. </w:t>
      </w:r>
      <w:r w:rsidRPr="00DD5E3C">
        <w:rPr>
          <w:rFonts w:ascii="Times New Roman" w:hAnsi="Times New Roman" w:cs="Times New Roman"/>
          <w:i/>
          <w:iCs/>
          <w:noProof/>
        </w:rPr>
        <w:t>Systematic Biology</w:t>
      </w:r>
      <w:r w:rsidRPr="00DD5E3C">
        <w:rPr>
          <w:rFonts w:ascii="Times New Roman" w:hAnsi="Times New Roman" w:cs="Times New Roman"/>
          <w:noProof/>
        </w:rPr>
        <w:t xml:space="preserve">, </w:t>
      </w:r>
      <w:r w:rsidRPr="00DD5E3C">
        <w:rPr>
          <w:rFonts w:ascii="Times New Roman" w:hAnsi="Times New Roman" w:cs="Times New Roman"/>
          <w:i/>
          <w:iCs/>
          <w:noProof/>
        </w:rPr>
        <w:t>66</w:t>
      </w:r>
      <w:r w:rsidRPr="00DD5E3C">
        <w:rPr>
          <w:rFonts w:ascii="Times New Roman" w:hAnsi="Times New Roman" w:cs="Times New Roman"/>
          <w:noProof/>
        </w:rPr>
        <w:t>(1), 100–111. doi: 10.1093/sysbio/syw073</w:t>
      </w:r>
    </w:p>
    <w:p w14:paraId="3B25FA00"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Hsieh, T. C., Ma, K. H., &amp; Chao, A. (2016). iNEXT: an R package for rarefaction and extrapolation of species diversity (Hill numbers). </w:t>
      </w:r>
      <w:r w:rsidRPr="00DD5E3C">
        <w:rPr>
          <w:rFonts w:ascii="Times New Roman" w:hAnsi="Times New Roman" w:cs="Times New Roman"/>
          <w:i/>
          <w:iCs/>
          <w:noProof/>
        </w:rPr>
        <w:t>Methods in 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7</w:t>
      </w:r>
      <w:r w:rsidRPr="00DD5E3C">
        <w:rPr>
          <w:rFonts w:ascii="Times New Roman" w:hAnsi="Times New Roman" w:cs="Times New Roman"/>
          <w:noProof/>
        </w:rPr>
        <w:t>(12), 1451–1456. doi: 10.1111/2041-210X.12613</w:t>
      </w:r>
    </w:p>
    <w:p w14:paraId="3AF4AFD0"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Hyslop, E. J. (1980). Stomach contents analysis - a review of methods and their application. </w:t>
      </w:r>
      <w:r w:rsidRPr="00DD5E3C">
        <w:rPr>
          <w:rFonts w:ascii="Times New Roman" w:hAnsi="Times New Roman" w:cs="Times New Roman"/>
          <w:i/>
          <w:iCs/>
          <w:noProof/>
        </w:rPr>
        <w:t>Journal of Fish Biology</w:t>
      </w:r>
      <w:r w:rsidRPr="00DD5E3C">
        <w:rPr>
          <w:rFonts w:ascii="Times New Roman" w:hAnsi="Times New Roman" w:cs="Times New Roman"/>
          <w:noProof/>
        </w:rPr>
        <w:t xml:space="preserve">, </w:t>
      </w:r>
      <w:r w:rsidRPr="00DD5E3C">
        <w:rPr>
          <w:rFonts w:ascii="Times New Roman" w:hAnsi="Times New Roman" w:cs="Times New Roman"/>
          <w:i/>
          <w:iCs/>
          <w:noProof/>
        </w:rPr>
        <w:t>17</w:t>
      </w:r>
      <w:r w:rsidRPr="00DD5E3C">
        <w:rPr>
          <w:rFonts w:ascii="Times New Roman" w:hAnsi="Times New Roman" w:cs="Times New Roman"/>
          <w:noProof/>
        </w:rPr>
        <w:t>(4), 411–429. doi: 10.1111/j.1095-8649.1980.tb02775.x</w:t>
      </w:r>
    </w:p>
    <w:p w14:paraId="580981EC"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Ings, T. C., Montoya, J. M., Bascompte, J., Bluthgren, N., Brown, L., Dormann, C., … Woodward, G. (2009). Ecological networks - Beyond food webs. </w:t>
      </w:r>
      <w:r w:rsidRPr="00DD5E3C">
        <w:rPr>
          <w:rFonts w:ascii="Times New Roman" w:hAnsi="Times New Roman" w:cs="Times New Roman"/>
          <w:i/>
          <w:iCs/>
          <w:noProof/>
        </w:rPr>
        <w:t>Journal of Animal Ecology</w:t>
      </w:r>
      <w:r w:rsidRPr="00DD5E3C">
        <w:rPr>
          <w:rFonts w:ascii="Times New Roman" w:hAnsi="Times New Roman" w:cs="Times New Roman"/>
          <w:noProof/>
        </w:rPr>
        <w:t xml:space="preserve">, </w:t>
      </w:r>
      <w:r w:rsidRPr="00DD5E3C">
        <w:rPr>
          <w:rFonts w:ascii="Times New Roman" w:hAnsi="Times New Roman" w:cs="Times New Roman"/>
          <w:i/>
          <w:iCs/>
          <w:noProof/>
        </w:rPr>
        <w:t>78</w:t>
      </w:r>
      <w:r w:rsidRPr="00DD5E3C">
        <w:rPr>
          <w:rFonts w:ascii="Times New Roman" w:hAnsi="Times New Roman" w:cs="Times New Roman"/>
          <w:noProof/>
        </w:rPr>
        <w:t>(1), 253–269. doi: 10.1111/j.1365-2656.2008.01460.x</w:t>
      </w:r>
    </w:p>
    <w:p w14:paraId="7FCA1FE2"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Kartzinel, T. R., Chen, P. a., Coverdale, T. C., Erickson, D. L., Kress, W. J., Kuzmina, M. L., … Pringle, R. M. (2015). DNA metabarcoding illuminates dietary niche partitioning by African large herbivores. </w:t>
      </w:r>
      <w:r w:rsidRPr="00DD5E3C">
        <w:rPr>
          <w:rFonts w:ascii="Times New Roman" w:hAnsi="Times New Roman" w:cs="Times New Roman"/>
          <w:i/>
          <w:iCs/>
          <w:noProof/>
        </w:rPr>
        <w:t>Proceedings of the National Academy of Sciences</w:t>
      </w:r>
      <w:r w:rsidRPr="00DD5E3C">
        <w:rPr>
          <w:rFonts w:ascii="Times New Roman" w:hAnsi="Times New Roman" w:cs="Times New Roman"/>
          <w:noProof/>
        </w:rPr>
        <w:t xml:space="preserve">, </w:t>
      </w:r>
      <w:r w:rsidRPr="00DD5E3C">
        <w:rPr>
          <w:rFonts w:ascii="Times New Roman" w:hAnsi="Times New Roman" w:cs="Times New Roman"/>
          <w:i/>
          <w:iCs/>
          <w:noProof/>
        </w:rPr>
        <w:t>112</w:t>
      </w:r>
      <w:r w:rsidRPr="00DD5E3C">
        <w:rPr>
          <w:rFonts w:ascii="Times New Roman" w:hAnsi="Times New Roman" w:cs="Times New Roman"/>
          <w:noProof/>
        </w:rPr>
        <w:t>(26), 8019–8024. doi: 10.1073/pnas.1503283112</w:t>
      </w:r>
    </w:p>
    <w:p w14:paraId="0836298D"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Krehenwinkel, H., Kennedy, S., Pekár, S., &amp; Gillespie, R. G. (2017). A cost‐efficient and simple protocol to enrich prey DNA from extractions of predatory arthropods for large‐scale gut content analysis by Illumina sequencing. </w:t>
      </w:r>
      <w:r w:rsidRPr="00DD5E3C">
        <w:rPr>
          <w:rFonts w:ascii="Times New Roman" w:hAnsi="Times New Roman" w:cs="Times New Roman"/>
          <w:i/>
          <w:iCs/>
          <w:noProof/>
        </w:rPr>
        <w:t>Methods in 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8</w:t>
      </w:r>
      <w:r w:rsidRPr="00DD5E3C">
        <w:rPr>
          <w:rFonts w:ascii="Times New Roman" w:hAnsi="Times New Roman" w:cs="Times New Roman"/>
          <w:noProof/>
        </w:rPr>
        <w:t>(1), 126–134. doi: 10.1111/2041-210X.12647</w:t>
      </w:r>
    </w:p>
    <w:p w14:paraId="20E4B0DC"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lastRenderedPageBreak/>
        <w:t xml:space="preserve">Laigle, I., Aubin, I., Digel, C., Brose, U., Boulangeat, I., &amp; Gravel, D. (2018). Species traits as drivers of food web structure. </w:t>
      </w:r>
      <w:r w:rsidRPr="00DD5E3C">
        <w:rPr>
          <w:rFonts w:ascii="Times New Roman" w:hAnsi="Times New Roman" w:cs="Times New Roman"/>
          <w:i/>
          <w:iCs/>
          <w:noProof/>
        </w:rPr>
        <w:t>Oikos</w:t>
      </w:r>
      <w:r w:rsidRPr="00DD5E3C">
        <w:rPr>
          <w:rFonts w:ascii="Times New Roman" w:hAnsi="Times New Roman" w:cs="Times New Roman"/>
          <w:noProof/>
        </w:rPr>
        <w:t xml:space="preserve">, </w:t>
      </w:r>
      <w:r w:rsidRPr="00DD5E3C">
        <w:rPr>
          <w:rFonts w:ascii="Times New Roman" w:hAnsi="Times New Roman" w:cs="Times New Roman"/>
          <w:i/>
          <w:iCs/>
          <w:noProof/>
        </w:rPr>
        <w:t>127</w:t>
      </w:r>
      <w:r w:rsidRPr="00DD5E3C">
        <w:rPr>
          <w:rFonts w:ascii="Times New Roman" w:hAnsi="Times New Roman" w:cs="Times New Roman"/>
          <w:noProof/>
        </w:rPr>
        <w:t>(2), 316–326. doi: 10.1111/oik.04712</w:t>
      </w:r>
    </w:p>
    <w:p w14:paraId="0061A8F7"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Leray, M., Yang, J. Y., Meyer, C. P., Mills, S. C., Agudelo, N., Ranwez, V., … Machida, R. J. (2013). A new versatile primer set targeting a short fragment of the mitochondrial COI region for metabarcoding metazoan diversity: Application for characterizing coral reef fish gut contents. </w:t>
      </w:r>
      <w:r w:rsidRPr="00DD5E3C">
        <w:rPr>
          <w:rFonts w:ascii="Times New Roman" w:hAnsi="Times New Roman" w:cs="Times New Roman"/>
          <w:i/>
          <w:iCs/>
          <w:noProof/>
        </w:rPr>
        <w:t>Frontiers in Zoology</w:t>
      </w:r>
      <w:r w:rsidRPr="00DD5E3C">
        <w:rPr>
          <w:rFonts w:ascii="Times New Roman" w:hAnsi="Times New Roman" w:cs="Times New Roman"/>
          <w:noProof/>
        </w:rPr>
        <w:t xml:space="preserve">, </w:t>
      </w:r>
      <w:r w:rsidRPr="00DD5E3C">
        <w:rPr>
          <w:rFonts w:ascii="Times New Roman" w:hAnsi="Times New Roman" w:cs="Times New Roman"/>
          <w:i/>
          <w:iCs/>
          <w:noProof/>
        </w:rPr>
        <w:t>10</w:t>
      </w:r>
      <w:r w:rsidRPr="00DD5E3C">
        <w:rPr>
          <w:rFonts w:ascii="Times New Roman" w:hAnsi="Times New Roman" w:cs="Times New Roman"/>
          <w:noProof/>
        </w:rPr>
        <w:t>(1), 1. doi: 10.1186/1742-9994-10-34</w:t>
      </w:r>
    </w:p>
    <w:p w14:paraId="3D9BB252"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McCann, K. (2000). The diversity–stability debate. </w:t>
      </w:r>
      <w:r w:rsidRPr="00DD5E3C">
        <w:rPr>
          <w:rFonts w:ascii="Times New Roman" w:hAnsi="Times New Roman" w:cs="Times New Roman"/>
          <w:i/>
          <w:iCs/>
          <w:noProof/>
        </w:rPr>
        <w:t>Nature</w:t>
      </w:r>
      <w:r w:rsidRPr="00DD5E3C">
        <w:rPr>
          <w:rFonts w:ascii="Times New Roman" w:hAnsi="Times New Roman" w:cs="Times New Roman"/>
          <w:noProof/>
        </w:rPr>
        <w:t xml:space="preserve">, </w:t>
      </w:r>
      <w:r w:rsidRPr="00DD5E3C">
        <w:rPr>
          <w:rFonts w:ascii="Times New Roman" w:hAnsi="Times New Roman" w:cs="Times New Roman"/>
          <w:i/>
          <w:iCs/>
          <w:noProof/>
        </w:rPr>
        <w:t>405</w:t>
      </w:r>
      <w:r w:rsidRPr="00DD5E3C">
        <w:rPr>
          <w:rFonts w:ascii="Times New Roman" w:hAnsi="Times New Roman" w:cs="Times New Roman"/>
          <w:noProof/>
        </w:rPr>
        <w:t>.</w:t>
      </w:r>
    </w:p>
    <w:p w14:paraId="1914BC2D"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McElroy, M. E., Dressler, T. L., Titcomb, G. C., Wilson, E. A., Deiner, K., Dudley, T. L., … Jerde, C. L. (2020). Calibrating Environmental DNA Metabarcoding to Conventional Surveys for Measuring Fish Species Richness. </w:t>
      </w:r>
      <w:r w:rsidRPr="00DD5E3C">
        <w:rPr>
          <w:rFonts w:ascii="Times New Roman" w:hAnsi="Times New Roman" w:cs="Times New Roman"/>
          <w:i/>
          <w:iCs/>
          <w:noProof/>
        </w:rPr>
        <w:t>Frontiers in 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8</w:t>
      </w:r>
      <w:r w:rsidRPr="00DD5E3C">
        <w:rPr>
          <w:rFonts w:ascii="Times New Roman" w:hAnsi="Times New Roman" w:cs="Times New Roman"/>
          <w:noProof/>
        </w:rPr>
        <w:t>, 0–12. doi: 10.3389/fevo.2020.00276</w:t>
      </w:r>
    </w:p>
    <w:p w14:paraId="4B83B7AE"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McLaughlin, Ó. B., Jonsson, T., &amp; Emmerson, M. C. (2010). Temporal Variability in Predator-Prey Relationships of a Forest Floor Food Web. In </w:t>
      </w:r>
      <w:r w:rsidRPr="00DD5E3C">
        <w:rPr>
          <w:rFonts w:ascii="Times New Roman" w:hAnsi="Times New Roman" w:cs="Times New Roman"/>
          <w:i/>
          <w:iCs/>
          <w:noProof/>
        </w:rPr>
        <w:t>Advances in Ecological Research</w:t>
      </w:r>
      <w:r w:rsidRPr="00DD5E3C">
        <w:rPr>
          <w:rFonts w:ascii="Times New Roman" w:hAnsi="Times New Roman" w:cs="Times New Roman"/>
          <w:noProof/>
        </w:rPr>
        <w:t xml:space="preserve"> (Vol. 42). doi: 10.1016/B978-0-12-381363-3.00004-6</w:t>
      </w:r>
    </w:p>
    <w:p w14:paraId="172A63EF"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Miller-ter Kuile, A., Apigo, A., &amp; Young, H. (2020). </w:t>
      </w:r>
      <w:r w:rsidRPr="00DD5E3C">
        <w:rPr>
          <w:rFonts w:ascii="Times New Roman" w:hAnsi="Times New Roman" w:cs="Times New Roman"/>
          <w:i/>
          <w:iCs/>
          <w:noProof/>
        </w:rPr>
        <w:t>Effects of surface sterilization on diet DNA metabarcoding data of invertebrate consumers in mesocosms and natural environments</w:t>
      </w:r>
      <w:r w:rsidRPr="00DD5E3C">
        <w:rPr>
          <w:rFonts w:ascii="Times New Roman" w:hAnsi="Times New Roman" w:cs="Times New Roman"/>
          <w:noProof/>
        </w:rPr>
        <w:t>.</w:t>
      </w:r>
    </w:p>
    <w:p w14:paraId="50487382"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Mora, C., Tittensor, D. P., Adl, S., Simpson, A. G. B., &amp; Worm, B. (2011). How many species are there on earth and in the ocean? </w:t>
      </w:r>
      <w:r w:rsidRPr="00DD5E3C">
        <w:rPr>
          <w:rFonts w:ascii="Times New Roman" w:hAnsi="Times New Roman" w:cs="Times New Roman"/>
          <w:i/>
          <w:iCs/>
          <w:noProof/>
        </w:rPr>
        <w:t>PLoS Biology</w:t>
      </w:r>
      <w:r w:rsidRPr="00DD5E3C">
        <w:rPr>
          <w:rFonts w:ascii="Times New Roman" w:hAnsi="Times New Roman" w:cs="Times New Roman"/>
          <w:noProof/>
        </w:rPr>
        <w:t xml:space="preserve">, </w:t>
      </w:r>
      <w:r w:rsidRPr="00DD5E3C">
        <w:rPr>
          <w:rFonts w:ascii="Times New Roman" w:hAnsi="Times New Roman" w:cs="Times New Roman"/>
          <w:i/>
          <w:iCs/>
          <w:noProof/>
        </w:rPr>
        <w:t>9</w:t>
      </w:r>
      <w:r w:rsidRPr="00DD5E3C">
        <w:rPr>
          <w:rFonts w:ascii="Times New Roman" w:hAnsi="Times New Roman" w:cs="Times New Roman"/>
          <w:noProof/>
        </w:rPr>
        <w:t>(8), 1–8. doi: 10.1371/journal.pbio.1001127</w:t>
      </w:r>
    </w:p>
    <w:p w14:paraId="06841819"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Nakazawa, T. (2017). Individual interaction data are required in community ecology: a conceptual review of the predator–prey mass ratio and more. </w:t>
      </w:r>
      <w:r w:rsidRPr="00DD5E3C">
        <w:rPr>
          <w:rFonts w:ascii="Times New Roman" w:hAnsi="Times New Roman" w:cs="Times New Roman"/>
          <w:i/>
          <w:iCs/>
          <w:noProof/>
        </w:rPr>
        <w:t>Ecological Research</w:t>
      </w:r>
      <w:r w:rsidRPr="00DD5E3C">
        <w:rPr>
          <w:rFonts w:ascii="Times New Roman" w:hAnsi="Times New Roman" w:cs="Times New Roman"/>
          <w:noProof/>
        </w:rPr>
        <w:t xml:space="preserve">, </w:t>
      </w:r>
      <w:r w:rsidRPr="00DD5E3C">
        <w:rPr>
          <w:rFonts w:ascii="Times New Roman" w:hAnsi="Times New Roman" w:cs="Times New Roman"/>
          <w:i/>
          <w:iCs/>
          <w:noProof/>
        </w:rPr>
        <w:t>32</w:t>
      </w:r>
      <w:r w:rsidRPr="00DD5E3C">
        <w:rPr>
          <w:rFonts w:ascii="Times New Roman" w:hAnsi="Times New Roman" w:cs="Times New Roman"/>
          <w:noProof/>
        </w:rPr>
        <w:t>(1), 5–12. doi: 10.1007/s11284-016-1408-1</w:t>
      </w:r>
    </w:p>
    <w:p w14:paraId="149D30B4"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Nakazawa, T., Ohba, S. Y., &amp; Ushio, M. (2013). Predator-prey body size relationships when predators can consume prey larger than themselves. </w:t>
      </w:r>
      <w:r w:rsidRPr="00DD5E3C">
        <w:rPr>
          <w:rFonts w:ascii="Times New Roman" w:hAnsi="Times New Roman" w:cs="Times New Roman"/>
          <w:i/>
          <w:iCs/>
          <w:noProof/>
        </w:rPr>
        <w:t>Biology Letters</w:t>
      </w:r>
      <w:r w:rsidRPr="00DD5E3C">
        <w:rPr>
          <w:rFonts w:ascii="Times New Roman" w:hAnsi="Times New Roman" w:cs="Times New Roman"/>
          <w:noProof/>
        </w:rPr>
        <w:t xml:space="preserve">, </w:t>
      </w:r>
      <w:r w:rsidRPr="00DD5E3C">
        <w:rPr>
          <w:rFonts w:ascii="Times New Roman" w:hAnsi="Times New Roman" w:cs="Times New Roman"/>
          <w:i/>
          <w:iCs/>
          <w:noProof/>
        </w:rPr>
        <w:t>9</w:t>
      </w:r>
      <w:r w:rsidRPr="00DD5E3C">
        <w:rPr>
          <w:rFonts w:ascii="Times New Roman" w:hAnsi="Times New Roman" w:cs="Times New Roman"/>
          <w:noProof/>
        </w:rPr>
        <w:t>, 20121193. doi: 10.1098/rsbl.2012.1193</w:t>
      </w:r>
    </w:p>
    <w:p w14:paraId="6D623704"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Nielsen, J. M., Clare, E. L., Hayden, B., Brett, M. T., &amp; Kratina, P. (2018). Diet tracing in ecology: Method comparison and selection. </w:t>
      </w:r>
      <w:r w:rsidRPr="00DD5E3C">
        <w:rPr>
          <w:rFonts w:ascii="Times New Roman" w:hAnsi="Times New Roman" w:cs="Times New Roman"/>
          <w:i/>
          <w:iCs/>
          <w:noProof/>
        </w:rPr>
        <w:t>Methods in 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9</w:t>
      </w:r>
      <w:r w:rsidRPr="00DD5E3C">
        <w:rPr>
          <w:rFonts w:ascii="Times New Roman" w:hAnsi="Times New Roman" w:cs="Times New Roman"/>
          <w:noProof/>
        </w:rPr>
        <w:t>(2), 278–291. doi: 10.1111/2041-210X.12869</w:t>
      </w:r>
    </w:p>
    <w:p w14:paraId="6BE5752F"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Oono, R., Black, D., Slessarev, E., Sickler, B., Strom, A., &amp; Apigo, A. (2020). Species diversity of fungal endophytes across a stress gradient for plants. </w:t>
      </w:r>
      <w:r w:rsidRPr="00DD5E3C">
        <w:rPr>
          <w:rFonts w:ascii="Times New Roman" w:hAnsi="Times New Roman" w:cs="Times New Roman"/>
          <w:i/>
          <w:iCs/>
          <w:noProof/>
        </w:rPr>
        <w:t>New Phytologist</w:t>
      </w:r>
      <w:r w:rsidRPr="00DD5E3C">
        <w:rPr>
          <w:rFonts w:ascii="Times New Roman" w:hAnsi="Times New Roman" w:cs="Times New Roman"/>
          <w:noProof/>
        </w:rPr>
        <w:t xml:space="preserve">, </w:t>
      </w:r>
      <w:r w:rsidRPr="00DD5E3C">
        <w:rPr>
          <w:rFonts w:ascii="Times New Roman" w:hAnsi="Times New Roman" w:cs="Times New Roman"/>
          <w:i/>
          <w:iCs/>
          <w:noProof/>
        </w:rPr>
        <w:t>228</w:t>
      </w:r>
      <w:r w:rsidRPr="00DD5E3C">
        <w:rPr>
          <w:rFonts w:ascii="Times New Roman" w:hAnsi="Times New Roman" w:cs="Times New Roman"/>
          <w:noProof/>
        </w:rPr>
        <w:t>(1), 210–225. doi: 10.1111/nph.16709</w:t>
      </w:r>
    </w:p>
    <w:p w14:paraId="5CCD7918"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Piechnik, D. A., Lawler, S. P., &amp; Martinez, N. D. (2008). Food-web assembly during a classic biogeographic study: species’ “trophic breadth.” </w:t>
      </w:r>
      <w:r w:rsidRPr="00DD5E3C">
        <w:rPr>
          <w:rFonts w:ascii="Times New Roman" w:hAnsi="Times New Roman" w:cs="Times New Roman"/>
          <w:i/>
          <w:iCs/>
          <w:noProof/>
        </w:rPr>
        <w:t>Oikos</w:t>
      </w:r>
      <w:r w:rsidRPr="00DD5E3C">
        <w:rPr>
          <w:rFonts w:ascii="Times New Roman" w:hAnsi="Times New Roman" w:cs="Times New Roman"/>
          <w:noProof/>
        </w:rPr>
        <w:t xml:space="preserve">, </w:t>
      </w:r>
      <w:r w:rsidRPr="00DD5E3C">
        <w:rPr>
          <w:rFonts w:ascii="Times New Roman" w:hAnsi="Times New Roman" w:cs="Times New Roman"/>
          <w:i/>
          <w:iCs/>
          <w:noProof/>
        </w:rPr>
        <w:t>117</w:t>
      </w:r>
      <w:r w:rsidRPr="00DD5E3C">
        <w:rPr>
          <w:rFonts w:ascii="Times New Roman" w:hAnsi="Times New Roman" w:cs="Times New Roman"/>
          <w:noProof/>
        </w:rPr>
        <w:t>(5), 665–674.</w:t>
      </w:r>
    </w:p>
    <w:p w14:paraId="51AB72A5"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Polis, G. A. (1991). Complex Trophic Interactions in Deserts: An Empirical Critique of Food-Web Theory. </w:t>
      </w:r>
      <w:r w:rsidRPr="00DD5E3C">
        <w:rPr>
          <w:rFonts w:ascii="Times New Roman" w:hAnsi="Times New Roman" w:cs="Times New Roman"/>
          <w:i/>
          <w:iCs/>
          <w:noProof/>
        </w:rPr>
        <w:t>The American Naturalist</w:t>
      </w:r>
      <w:r w:rsidRPr="00DD5E3C">
        <w:rPr>
          <w:rFonts w:ascii="Times New Roman" w:hAnsi="Times New Roman" w:cs="Times New Roman"/>
          <w:noProof/>
        </w:rPr>
        <w:t xml:space="preserve">, </w:t>
      </w:r>
      <w:r w:rsidRPr="00DD5E3C">
        <w:rPr>
          <w:rFonts w:ascii="Times New Roman" w:hAnsi="Times New Roman" w:cs="Times New Roman"/>
          <w:i/>
          <w:iCs/>
          <w:noProof/>
        </w:rPr>
        <w:t>138</w:t>
      </w:r>
      <w:r w:rsidRPr="00DD5E3C">
        <w:rPr>
          <w:rFonts w:ascii="Times New Roman" w:hAnsi="Times New Roman" w:cs="Times New Roman"/>
          <w:noProof/>
        </w:rPr>
        <w:t>(1), 123–155.</w:t>
      </w:r>
    </w:p>
    <w:p w14:paraId="395A177B"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Pomeranz, J. P. F., Thompson, R. M., Poisot, T., &amp; Harding, J. S. (2019). Inferring predator–prey interactions in food webs. </w:t>
      </w:r>
      <w:r w:rsidRPr="00DD5E3C">
        <w:rPr>
          <w:rFonts w:ascii="Times New Roman" w:hAnsi="Times New Roman" w:cs="Times New Roman"/>
          <w:i/>
          <w:iCs/>
          <w:noProof/>
        </w:rPr>
        <w:t>Methods in 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10</w:t>
      </w:r>
      <w:r w:rsidRPr="00DD5E3C">
        <w:rPr>
          <w:rFonts w:ascii="Times New Roman" w:hAnsi="Times New Roman" w:cs="Times New Roman"/>
          <w:noProof/>
        </w:rPr>
        <w:t>(3), 356–367. doi: 10.1111/2041-210X.13125</w:t>
      </w:r>
    </w:p>
    <w:p w14:paraId="5043A6F8"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Porter, T. M., &amp; Hajibabaei, M. (2018). Over 2.5 million COI sequences in GenBank and growing. </w:t>
      </w:r>
      <w:r w:rsidRPr="00DD5E3C">
        <w:rPr>
          <w:rFonts w:ascii="Times New Roman" w:hAnsi="Times New Roman" w:cs="Times New Roman"/>
          <w:i/>
          <w:iCs/>
          <w:noProof/>
        </w:rPr>
        <w:t>PLoS ONE</w:t>
      </w:r>
      <w:r w:rsidRPr="00DD5E3C">
        <w:rPr>
          <w:rFonts w:ascii="Times New Roman" w:hAnsi="Times New Roman" w:cs="Times New Roman"/>
          <w:noProof/>
        </w:rPr>
        <w:t xml:space="preserve">, </w:t>
      </w:r>
      <w:r w:rsidRPr="00DD5E3C">
        <w:rPr>
          <w:rFonts w:ascii="Times New Roman" w:hAnsi="Times New Roman" w:cs="Times New Roman"/>
          <w:i/>
          <w:iCs/>
          <w:noProof/>
        </w:rPr>
        <w:t>13</w:t>
      </w:r>
      <w:r w:rsidRPr="00DD5E3C">
        <w:rPr>
          <w:rFonts w:ascii="Times New Roman" w:hAnsi="Times New Roman" w:cs="Times New Roman"/>
          <w:noProof/>
        </w:rPr>
        <w:t>(9), 1–16. doi: 10.1371/journal.pone.0200177</w:t>
      </w:r>
    </w:p>
    <w:p w14:paraId="4E695767"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Raffaelli, D. (2007). Food webs, body size and the curse of the latin binomial. </w:t>
      </w:r>
      <w:r w:rsidRPr="00DD5E3C">
        <w:rPr>
          <w:rFonts w:ascii="Times New Roman" w:hAnsi="Times New Roman" w:cs="Times New Roman"/>
          <w:i/>
          <w:iCs/>
          <w:noProof/>
        </w:rPr>
        <w:t>From Energetics to Ecosystems: The Dynamics and Structure of Ecological Systems</w:t>
      </w:r>
      <w:r w:rsidRPr="00DD5E3C">
        <w:rPr>
          <w:rFonts w:ascii="Times New Roman" w:hAnsi="Times New Roman" w:cs="Times New Roman"/>
          <w:noProof/>
        </w:rPr>
        <w:t>, 53–64. doi: 10.1007/978-1-4020-5337-5_3</w:t>
      </w:r>
    </w:p>
    <w:p w14:paraId="3A4AE60E"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Rall, B. C., Kalinkat, G., Ott, D., Vucic-Prestic, O., &amp; Brose, U. (2011). Taxonomic versus allometric constraints on non-linear interaction strengths. </w:t>
      </w:r>
      <w:r w:rsidRPr="00DD5E3C">
        <w:rPr>
          <w:rFonts w:ascii="Times New Roman" w:hAnsi="Times New Roman" w:cs="Times New Roman"/>
          <w:i/>
          <w:iCs/>
          <w:noProof/>
        </w:rPr>
        <w:t>Oikos</w:t>
      </w:r>
      <w:r w:rsidRPr="00DD5E3C">
        <w:rPr>
          <w:rFonts w:ascii="Times New Roman" w:hAnsi="Times New Roman" w:cs="Times New Roman"/>
          <w:noProof/>
        </w:rPr>
        <w:t xml:space="preserve">, </w:t>
      </w:r>
      <w:r w:rsidRPr="00DD5E3C">
        <w:rPr>
          <w:rFonts w:ascii="Times New Roman" w:hAnsi="Times New Roman" w:cs="Times New Roman"/>
          <w:i/>
          <w:iCs/>
          <w:noProof/>
        </w:rPr>
        <w:t>120</w:t>
      </w:r>
      <w:r w:rsidRPr="00DD5E3C">
        <w:rPr>
          <w:rFonts w:ascii="Times New Roman" w:hAnsi="Times New Roman" w:cs="Times New Roman"/>
          <w:noProof/>
        </w:rPr>
        <w:t>, 483–492.</w:t>
      </w:r>
    </w:p>
    <w:p w14:paraId="6668868B"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Rudolf, V. H. W., Rasmussen, N. L., Dibble, C. J., &amp; Allen, B. G. Van. (2014). Resolving the </w:t>
      </w:r>
      <w:r w:rsidRPr="00DD5E3C">
        <w:rPr>
          <w:rFonts w:ascii="Times New Roman" w:hAnsi="Times New Roman" w:cs="Times New Roman"/>
          <w:noProof/>
        </w:rPr>
        <w:lastRenderedPageBreak/>
        <w:t xml:space="preserve">roles of body size and species identity in driving functional diversity. </w:t>
      </w:r>
      <w:r w:rsidRPr="00DD5E3C">
        <w:rPr>
          <w:rFonts w:ascii="Times New Roman" w:hAnsi="Times New Roman" w:cs="Times New Roman"/>
          <w:i/>
          <w:iCs/>
          <w:noProof/>
        </w:rPr>
        <w:t>Proceedings of the Royal Society B</w:t>
      </w:r>
      <w:r w:rsidRPr="00DD5E3C">
        <w:rPr>
          <w:rFonts w:ascii="Times New Roman" w:hAnsi="Times New Roman" w:cs="Times New Roman"/>
          <w:noProof/>
        </w:rPr>
        <w:t xml:space="preserve">, </w:t>
      </w:r>
      <w:r w:rsidRPr="00DD5E3C">
        <w:rPr>
          <w:rFonts w:ascii="Times New Roman" w:hAnsi="Times New Roman" w:cs="Times New Roman"/>
          <w:i/>
          <w:iCs/>
          <w:noProof/>
        </w:rPr>
        <w:t>281</w:t>
      </w:r>
      <w:r w:rsidRPr="00DD5E3C">
        <w:rPr>
          <w:rFonts w:ascii="Times New Roman" w:hAnsi="Times New Roman" w:cs="Times New Roman"/>
          <w:noProof/>
        </w:rPr>
        <w:t>, 20133203.</w:t>
      </w:r>
    </w:p>
    <w:p w14:paraId="52FE6C12"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Schmitz, O. J. (2008). Effects of predator hunting mode on grassland ecosystem function. </w:t>
      </w:r>
      <w:r w:rsidRPr="00DD5E3C">
        <w:rPr>
          <w:rFonts w:ascii="Times New Roman" w:hAnsi="Times New Roman" w:cs="Times New Roman"/>
          <w:i/>
          <w:iCs/>
          <w:noProof/>
        </w:rPr>
        <w:t>Science</w:t>
      </w:r>
      <w:r w:rsidRPr="00DD5E3C">
        <w:rPr>
          <w:rFonts w:ascii="Times New Roman" w:hAnsi="Times New Roman" w:cs="Times New Roman"/>
          <w:noProof/>
        </w:rPr>
        <w:t xml:space="preserve">, </w:t>
      </w:r>
      <w:r w:rsidRPr="00DD5E3C">
        <w:rPr>
          <w:rFonts w:ascii="Times New Roman" w:hAnsi="Times New Roman" w:cs="Times New Roman"/>
          <w:i/>
          <w:iCs/>
          <w:noProof/>
        </w:rPr>
        <w:t>319</w:t>
      </w:r>
      <w:r w:rsidRPr="00DD5E3C">
        <w:rPr>
          <w:rFonts w:ascii="Times New Roman" w:hAnsi="Times New Roman" w:cs="Times New Roman"/>
          <w:noProof/>
        </w:rPr>
        <w:t>(5865), 952–954. doi: 10.1126/science.1152355</w:t>
      </w:r>
    </w:p>
    <w:p w14:paraId="0584C5C2"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Schmitz, O. J. (2009). Effects of predator functional diversity on grassland ecosystem function. </w:t>
      </w:r>
      <w:r w:rsidRPr="00DD5E3C">
        <w:rPr>
          <w:rFonts w:ascii="Times New Roman" w:hAnsi="Times New Roman" w:cs="Times New Roman"/>
          <w:i/>
          <w:iCs/>
          <w:noProof/>
        </w:rPr>
        <w:t>Ecology</w:t>
      </w:r>
      <w:r w:rsidRPr="00DD5E3C">
        <w:rPr>
          <w:rFonts w:ascii="Times New Roman" w:hAnsi="Times New Roman" w:cs="Times New Roman"/>
          <w:noProof/>
        </w:rPr>
        <w:t xml:space="preserve">, </w:t>
      </w:r>
      <w:r w:rsidRPr="00DD5E3C">
        <w:rPr>
          <w:rFonts w:ascii="Times New Roman" w:hAnsi="Times New Roman" w:cs="Times New Roman"/>
          <w:i/>
          <w:iCs/>
          <w:noProof/>
        </w:rPr>
        <w:t>90</w:t>
      </w:r>
      <w:r w:rsidRPr="00DD5E3C">
        <w:rPr>
          <w:rFonts w:ascii="Times New Roman" w:hAnsi="Times New Roman" w:cs="Times New Roman"/>
          <w:noProof/>
        </w:rPr>
        <w:t>(9), 2339–2345.</w:t>
      </w:r>
    </w:p>
    <w:p w14:paraId="51A36770"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Sheppard, S. K., &amp; Harwood, J. D. (2005). Advances in molecular ecology: Tracking trophic links through predator-prey food-webs. </w:t>
      </w:r>
      <w:r w:rsidRPr="00DD5E3C">
        <w:rPr>
          <w:rFonts w:ascii="Times New Roman" w:hAnsi="Times New Roman" w:cs="Times New Roman"/>
          <w:i/>
          <w:iCs/>
          <w:noProof/>
        </w:rPr>
        <w:t>Functional Ecology</w:t>
      </w:r>
      <w:r w:rsidRPr="00DD5E3C">
        <w:rPr>
          <w:rFonts w:ascii="Times New Roman" w:hAnsi="Times New Roman" w:cs="Times New Roman"/>
          <w:noProof/>
        </w:rPr>
        <w:t xml:space="preserve">, </w:t>
      </w:r>
      <w:r w:rsidRPr="00DD5E3C">
        <w:rPr>
          <w:rFonts w:ascii="Times New Roman" w:hAnsi="Times New Roman" w:cs="Times New Roman"/>
          <w:i/>
          <w:iCs/>
          <w:noProof/>
        </w:rPr>
        <w:t>19</w:t>
      </w:r>
      <w:r w:rsidRPr="00DD5E3C">
        <w:rPr>
          <w:rFonts w:ascii="Times New Roman" w:hAnsi="Times New Roman" w:cs="Times New Roman"/>
          <w:noProof/>
        </w:rPr>
        <w:t>(5), 751–762. doi: 10.1111/j.1365-2435.2005.01041.x</w:t>
      </w:r>
    </w:p>
    <w:p w14:paraId="04C403DD"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Simberloff, D. S., &amp; Wilson, E. O. (1969). Experimental Zoogeography of Islands : The Colonization of Empty Islands. </w:t>
      </w:r>
      <w:r w:rsidRPr="00DD5E3C">
        <w:rPr>
          <w:rFonts w:ascii="Times New Roman" w:hAnsi="Times New Roman" w:cs="Times New Roman"/>
          <w:i/>
          <w:iCs/>
          <w:noProof/>
        </w:rPr>
        <w:t>Ecology</w:t>
      </w:r>
      <w:r w:rsidRPr="00DD5E3C">
        <w:rPr>
          <w:rFonts w:ascii="Times New Roman" w:hAnsi="Times New Roman" w:cs="Times New Roman"/>
          <w:noProof/>
        </w:rPr>
        <w:t xml:space="preserve">, </w:t>
      </w:r>
      <w:r w:rsidRPr="00DD5E3C">
        <w:rPr>
          <w:rFonts w:ascii="Times New Roman" w:hAnsi="Times New Roman" w:cs="Times New Roman"/>
          <w:i/>
          <w:iCs/>
          <w:noProof/>
        </w:rPr>
        <w:t>50</w:t>
      </w:r>
      <w:r w:rsidRPr="00DD5E3C">
        <w:rPr>
          <w:rFonts w:ascii="Times New Roman" w:hAnsi="Times New Roman" w:cs="Times New Roman"/>
          <w:noProof/>
        </w:rPr>
        <w:t>(2), 278–296.</w:t>
      </w:r>
    </w:p>
    <w:p w14:paraId="6ED4F665"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Sohlström, E. H., Lucas, M., Barnes, A. D., Haneda, N. F., Scheu, S., Rall, B. C., … Jochum, M. (2018). Data from: Applying generalised allometric regressions to predict live body mass of tropical and temperate arthropods. </w:t>
      </w:r>
      <w:r w:rsidRPr="00DD5E3C">
        <w:rPr>
          <w:rFonts w:ascii="Times New Roman" w:hAnsi="Times New Roman" w:cs="Times New Roman"/>
          <w:i/>
          <w:iCs/>
          <w:noProof/>
        </w:rPr>
        <w:t>Dryad</w:t>
      </w:r>
      <w:r w:rsidRPr="00DD5E3C">
        <w:rPr>
          <w:rFonts w:ascii="Times New Roman" w:hAnsi="Times New Roman" w:cs="Times New Roman"/>
          <w:noProof/>
        </w:rPr>
        <w:t>. doi: https://doi.org/10.5061/dryad.vk24fr1</w:t>
      </w:r>
    </w:p>
    <w:p w14:paraId="7AFD7AF9"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Sohlström, E. H., Marian, L., Barnes, A. D., Haneda, N. F., Scheu, S., Rall, B. C., … Jochum, M. (2018). Applying generalized allometric regressions to predict live body mass of tropical and temperate arthropods. </w:t>
      </w:r>
      <w:r w:rsidRPr="00DD5E3C">
        <w:rPr>
          <w:rFonts w:ascii="Times New Roman" w:hAnsi="Times New Roman" w:cs="Times New Roman"/>
          <w:i/>
          <w:iCs/>
          <w:noProof/>
        </w:rPr>
        <w:t>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8</w:t>
      </w:r>
      <w:r w:rsidRPr="00DD5E3C">
        <w:rPr>
          <w:rFonts w:ascii="Times New Roman" w:hAnsi="Times New Roman" w:cs="Times New Roman"/>
          <w:noProof/>
        </w:rPr>
        <w:t>(24), 12737–12749. doi: 10.1002/ece3.4702</w:t>
      </w:r>
    </w:p>
    <w:p w14:paraId="69638D14"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Stork, N. E. (2018). How Many Species of Insects and Other Terrestrial Arthropods Are There on Earth? </w:t>
      </w:r>
      <w:r w:rsidRPr="00DD5E3C">
        <w:rPr>
          <w:rFonts w:ascii="Times New Roman" w:hAnsi="Times New Roman" w:cs="Times New Roman"/>
          <w:i/>
          <w:iCs/>
          <w:noProof/>
        </w:rPr>
        <w:t>Annual Review of Entomology</w:t>
      </w:r>
      <w:r w:rsidRPr="00DD5E3C">
        <w:rPr>
          <w:rFonts w:ascii="Times New Roman" w:hAnsi="Times New Roman" w:cs="Times New Roman"/>
          <w:noProof/>
        </w:rPr>
        <w:t xml:space="preserve">, </w:t>
      </w:r>
      <w:r w:rsidRPr="00DD5E3C">
        <w:rPr>
          <w:rFonts w:ascii="Times New Roman" w:hAnsi="Times New Roman" w:cs="Times New Roman"/>
          <w:i/>
          <w:iCs/>
          <w:noProof/>
        </w:rPr>
        <w:t>63</w:t>
      </w:r>
      <w:r w:rsidRPr="00DD5E3C">
        <w:rPr>
          <w:rFonts w:ascii="Times New Roman" w:hAnsi="Times New Roman" w:cs="Times New Roman"/>
          <w:noProof/>
        </w:rPr>
        <w:t>, 31–45. doi: 10.1146/annurev-ento-020117-043348</w:t>
      </w:r>
    </w:p>
    <w:p w14:paraId="2B282464"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Stouffer, D. B., Camacho, J., Guimera, R., Ng, C. A., &amp; Nunes Amaral, L. A. (2005). Quantitative patterns in the structure of model and empirical food webs. </w:t>
      </w:r>
      <w:r w:rsidRPr="00DD5E3C">
        <w:rPr>
          <w:rFonts w:ascii="Times New Roman" w:hAnsi="Times New Roman" w:cs="Times New Roman"/>
          <w:i/>
          <w:iCs/>
          <w:noProof/>
        </w:rPr>
        <w:t>Ecology</w:t>
      </w:r>
      <w:r w:rsidRPr="00DD5E3C">
        <w:rPr>
          <w:rFonts w:ascii="Times New Roman" w:hAnsi="Times New Roman" w:cs="Times New Roman"/>
          <w:noProof/>
        </w:rPr>
        <w:t xml:space="preserve">, </w:t>
      </w:r>
      <w:r w:rsidRPr="00DD5E3C">
        <w:rPr>
          <w:rFonts w:ascii="Times New Roman" w:hAnsi="Times New Roman" w:cs="Times New Roman"/>
          <w:i/>
          <w:iCs/>
          <w:noProof/>
        </w:rPr>
        <w:t>86</w:t>
      </w:r>
      <w:r w:rsidRPr="00DD5E3C">
        <w:rPr>
          <w:rFonts w:ascii="Times New Roman" w:hAnsi="Times New Roman" w:cs="Times New Roman"/>
          <w:noProof/>
        </w:rPr>
        <w:t>(5), 1301–1311.</w:t>
      </w:r>
    </w:p>
    <w:p w14:paraId="3E08C7ED"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Su, G., Dudley, R., Pan, T., Zheng, M., Peng, L., &amp; Li, Q. (2020). Maximum aerodynamic force production by the wandering glider dragonfly (Pantala flavescens, Libellulidae). </w:t>
      </w:r>
      <w:r w:rsidRPr="00DD5E3C">
        <w:rPr>
          <w:rFonts w:ascii="Times New Roman" w:hAnsi="Times New Roman" w:cs="Times New Roman"/>
          <w:i/>
          <w:iCs/>
          <w:noProof/>
        </w:rPr>
        <w:t>The Journal of Experimental Biology</w:t>
      </w:r>
      <w:r w:rsidRPr="00DD5E3C">
        <w:rPr>
          <w:rFonts w:ascii="Times New Roman" w:hAnsi="Times New Roman" w:cs="Times New Roman"/>
          <w:noProof/>
        </w:rPr>
        <w:t xml:space="preserve">, </w:t>
      </w:r>
      <w:r w:rsidRPr="00DD5E3C">
        <w:rPr>
          <w:rFonts w:ascii="Times New Roman" w:hAnsi="Times New Roman" w:cs="Times New Roman"/>
          <w:i/>
          <w:iCs/>
          <w:noProof/>
        </w:rPr>
        <w:t>223</w:t>
      </w:r>
      <w:r w:rsidRPr="00DD5E3C">
        <w:rPr>
          <w:rFonts w:ascii="Times New Roman" w:hAnsi="Times New Roman" w:cs="Times New Roman"/>
          <w:noProof/>
        </w:rPr>
        <w:t>(May). doi: 10.1242/jeb.218552</w:t>
      </w:r>
    </w:p>
    <w:p w14:paraId="71EAA064"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Valiente-Banuet, A., Aizen, M. A., Alcántara, J. M., Arroyo, J., Cocucci, A., Galetti, M., … Zamora, R. (2015). Beyond species loss: The extinction of ecological interactions in a changing world. </w:t>
      </w:r>
      <w:r w:rsidRPr="00DD5E3C">
        <w:rPr>
          <w:rFonts w:ascii="Times New Roman" w:hAnsi="Times New Roman" w:cs="Times New Roman"/>
          <w:i/>
          <w:iCs/>
          <w:noProof/>
        </w:rPr>
        <w:t>Functional Ecology</w:t>
      </w:r>
      <w:r w:rsidRPr="00DD5E3C">
        <w:rPr>
          <w:rFonts w:ascii="Times New Roman" w:hAnsi="Times New Roman" w:cs="Times New Roman"/>
          <w:noProof/>
        </w:rPr>
        <w:t xml:space="preserve">, </w:t>
      </w:r>
      <w:r w:rsidRPr="00DD5E3C">
        <w:rPr>
          <w:rFonts w:ascii="Times New Roman" w:hAnsi="Times New Roman" w:cs="Times New Roman"/>
          <w:i/>
          <w:iCs/>
          <w:noProof/>
        </w:rPr>
        <w:t>29</w:t>
      </w:r>
      <w:r w:rsidRPr="00DD5E3C">
        <w:rPr>
          <w:rFonts w:ascii="Times New Roman" w:hAnsi="Times New Roman" w:cs="Times New Roman"/>
          <w:noProof/>
        </w:rPr>
        <w:t>(3), 299–307. doi: 10.1111/1365-2435.12356</w:t>
      </w:r>
    </w:p>
    <w:p w14:paraId="51181F9A"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van der Valk, T., Vezzi, F., Ormestad, M., Dalén, L., &amp; Guschanski, K. (2020). Index hopping on the Illumina HiseqX platform and its consequences for ancient DNA studies. </w:t>
      </w:r>
      <w:r w:rsidRPr="00DD5E3C">
        <w:rPr>
          <w:rFonts w:ascii="Times New Roman" w:hAnsi="Times New Roman" w:cs="Times New Roman"/>
          <w:i/>
          <w:iCs/>
          <w:noProof/>
        </w:rPr>
        <w:t>Molecular Ecology Resources</w:t>
      </w:r>
      <w:r w:rsidRPr="00DD5E3C">
        <w:rPr>
          <w:rFonts w:ascii="Times New Roman" w:hAnsi="Times New Roman" w:cs="Times New Roman"/>
          <w:noProof/>
        </w:rPr>
        <w:t xml:space="preserve">, </w:t>
      </w:r>
      <w:r w:rsidRPr="00DD5E3C">
        <w:rPr>
          <w:rFonts w:ascii="Times New Roman" w:hAnsi="Times New Roman" w:cs="Times New Roman"/>
          <w:i/>
          <w:iCs/>
          <w:noProof/>
        </w:rPr>
        <w:t>20</w:t>
      </w:r>
      <w:r w:rsidRPr="00DD5E3C">
        <w:rPr>
          <w:rFonts w:ascii="Times New Roman" w:hAnsi="Times New Roman" w:cs="Times New Roman"/>
          <w:noProof/>
        </w:rPr>
        <w:t>(5), 1171–1181. doi: 10.1111/1755-0998.13009</w:t>
      </w:r>
    </w:p>
    <w:p w14:paraId="258139C7"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van Klink, R., Bowler, D. E., Gongalsky, K. B., Swengel, A. B., Gentile, A., &amp; Chase, J. M. (2020). Meta-analysis reveals declines in terrestrial but increases in freshwater insect abundances. </w:t>
      </w:r>
      <w:r w:rsidRPr="00DD5E3C">
        <w:rPr>
          <w:rFonts w:ascii="Times New Roman" w:hAnsi="Times New Roman" w:cs="Times New Roman"/>
          <w:i/>
          <w:iCs/>
          <w:noProof/>
        </w:rPr>
        <w:t>Science</w:t>
      </w:r>
      <w:r w:rsidRPr="00DD5E3C">
        <w:rPr>
          <w:rFonts w:ascii="Times New Roman" w:hAnsi="Times New Roman" w:cs="Times New Roman"/>
          <w:noProof/>
        </w:rPr>
        <w:t xml:space="preserve">, </w:t>
      </w:r>
      <w:r w:rsidRPr="00DD5E3C">
        <w:rPr>
          <w:rFonts w:ascii="Times New Roman" w:hAnsi="Times New Roman" w:cs="Times New Roman"/>
          <w:i/>
          <w:iCs/>
          <w:noProof/>
        </w:rPr>
        <w:t>368</w:t>
      </w:r>
      <w:r w:rsidRPr="00DD5E3C">
        <w:rPr>
          <w:rFonts w:ascii="Times New Roman" w:hAnsi="Times New Roman" w:cs="Times New Roman"/>
          <w:noProof/>
        </w:rPr>
        <w:t>, 417–420. doi: 10.1126/science.abd8947</w:t>
      </w:r>
    </w:p>
    <w:p w14:paraId="6992512C"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Wilson, E. E., &amp; Wolkovich, E. M. (2011). Scavenging: How carnivores and carrion structure communities. </w:t>
      </w:r>
      <w:r w:rsidRPr="00DD5E3C">
        <w:rPr>
          <w:rFonts w:ascii="Times New Roman" w:hAnsi="Times New Roman" w:cs="Times New Roman"/>
          <w:i/>
          <w:iCs/>
          <w:noProof/>
        </w:rPr>
        <w:t>Trends in 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26</w:t>
      </w:r>
      <w:r w:rsidRPr="00DD5E3C">
        <w:rPr>
          <w:rFonts w:ascii="Times New Roman" w:hAnsi="Times New Roman" w:cs="Times New Roman"/>
          <w:noProof/>
        </w:rPr>
        <w:t>(3), 129–135. doi: 10.1016/j.tree.2010.12.011</w:t>
      </w:r>
    </w:p>
    <w:p w14:paraId="2D40E292"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Woodward, G., Ebenman, B., Emmerson, M., Montoya, J. M., Olesen, J. M., Valido, A., &amp; Warren, P. H. (2005). Body size in ecological networks. </w:t>
      </w:r>
      <w:r w:rsidRPr="00DD5E3C">
        <w:rPr>
          <w:rFonts w:ascii="Times New Roman" w:hAnsi="Times New Roman" w:cs="Times New Roman"/>
          <w:i/>
          <w:iCs/>
          <w:noProof/>
        </w:rPr>
        <w:t>Trends in 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20</w:t>
      </w:r>
      <w:r w:rsidRPr="00DD5E3C">
        <w:rPr>
          <w:rFonts w:ascii="Times New Roman" w:hAnsi="Times New Roman" w:cs="Times New Roman"/>
          <w:noProof/>
        </w:rPr>
        <w:t>(7), 402–409. doi: 10.1016/j.tree.2005.04.005</w:t>
      </w:r>
    </w:p>
    <w:p w14:paraId="2D40CFDC"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Yaninek, J. S., &amp; Gnanvossou, D. (1993). Fresh and dry wei ghts of Mononychellus tanajoa (Acari: Tetranychidae): A functional description of biomass accumulation. </w:t>
      </w:r>
      <w:r w:rsidRPr="00DD5E3C">
        <w:rPr>
          <w:rFonts w:ascii="Times New Roman" w:hAnsi="Times New Roman" w:cs="Times New Roman"/>
          <w:i/>
          <w:iCs/>
          <w:noProof/>
        </w:rPr>
        <w:t>Experimental and Applied Acarology</w:t>
      </w:r>
      <w:r w:rsidRPr="00DD5E3C">
        <w:rPr>
          <w:rFonts w:ascii="Times New Roman" w:hAnsi="Times New Roman" w:cs="Times New Roman"/>
          <w:noProof/>
        </w:rPr>
        <w:t xml:space="preserve">, </w:t>
      </w:r>
      <w:r w:rsidRPr="00DD5E3C">
        <w:rPr>
          <w:rFonts w:ascii="Times New Roman" w:hAnsi="Times New Roman" w:cs="Times New Roman"/>
          <w:i/>
          <w:iCs/>
          <w:noProof/>
        </w:rPr>
        <w:t>17</w:t>
      </w:r>
      <w:r w:rsidRPr="00DD5E3C">
        <w:rPr>
          <w:rFonts w:ascii="Times New Roman" w:hAnsi="Times New Roman" w:cs="Times New Roman"/>
          <w:noProof/>
        </w:rPr>
        <w:t>(10), 775–779. doi: 10.1007/BF00051836</w:t>
      </w:r>
    </w:p>
    <w:p w14:paraId="2A72F614"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Yu, D. W., Ji, Y., Emerson, B. C., Wang, X., Ye, C., Yang, C., &amp; Ding, Z. (2012). Biodiversity </w:t>
      </w:r>
      <w:r w:rsidRPr="00DD5E3C">
        <w:rPr>
          <w:rFonts w:ascii="Times New Roman" w:hAnsi="Times New Roman" w:cs="Times New Roman"/>
          <w:noProof/>
        </w:rPr>
        <w:lastRenderedPageBreak/>
        <w:t xml:space="preserve">soup: Metabarcoding of arthropods for rapid biodiversity assessment and biomonitoring. </w:t>
      </w:r>
      <w:r w:rsidRPr="00DD5E3C">
        <w:rPr>
          <w:rFonts w:ascii="Times New Roman" w:hAnsi="Times New Roman" w:cs="Times New Roman"/>
          <w:i/>
          <w:iCs/>
          <w:noProof/>
        </w:rPr>
        <w:t>Methods in 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3</w:t>
      </w:r>
      <w:r w:rsidRPr="00DD5E3C">
        <w:rPr>
          <w:rFonts w:ascii="Times New Roman" w:hAnsi="Times New Roman" w:cs="Times New Roman"/>
          <w:noProof/>
        </w:rPr>
        <w:t>(4), 613–623. doi: 10.1111/j.2041-210X.2012.00198.x</w:t>
      </w:r>
    </w:p>
    <w:p w14:paraId="09B3EFAC" w14:textId="175717DD" w:rsidR="00DE3441" w:rsidRDefault="0030417C" w:rsidP="00DD5E3C">
      <w:pPr>
        <w:widowControl w:val="0"/>
        <w:autoSpaceDE w:val="0"/>
        <w:autoSpaceDN w:val="0"/>
        <w:adjustRightInd w:val="0"/>
        <w:ind w:left="480" w:hanging="480"/>
        <w:rPr>
          <w:rFonts w:ascii="Times New Roman" w:hAnsi="Times New Roman" w:cs="Times New Roman"/>
          <w:b/>
          <w:bCs/>
        </w:rPr>
      </w:pPr>
      <w:r>
        <w:rPr>
          <w:rFonts w:ascii="Times New Roman" w:hAnsi="Times New Roman" w:cs="Times New Roman"/>
          <w:b/>
          <w:bCs/>
        </w:rPr>
        <w:fldChar w:fldCharType="end"/>
      </w:r>
    </w:p>
    <w:p w14:paraId="745C29B8" w14:textId="77777777" w:rsidR="00927957" w:rsidRDefault="00927957">
      <w:pPr>
        <w:rPr>
          <w:rFonts w:ascii="Times New Roman" w:hAnsi="Times New Roman" w:cs="Times New Roman"/>
          <w:b/>
          <w:bCs/>
        </w:rPr>
      </w:pPr>
      <w:r>
        <w:rPr>
          <w:rFonts w:ascii="Times New Roman" w:hAnsi="Times New Roman" w:cs="Times New Roman"/>
          <w:b/>
          <w:bCs/>
        </w:rPr>
        <w:br w:type="page"/>
      </w:r>
    </w:p>
    <w:p w14:paraId="0C01E38E" w14:textId="3C70D07B" w:rsidR="00B701CD" w:rsidRDefault="00B701CD" w:rsidP="003F3823">
      <w:pPr>
        <w:rPr>
          <w:rFonts w:ascii="Times New Roman" w:hAnsi="Times New Roman" w:cs="Times New Roman"/>
          <w:b/>
          <w:bCs/>
        </w:rPr>
      </w:pPr>
      <w:r>
        <w:rPr>
          <w:rFonts w:ascii="Times New Roman" w:hAnsi="Times New Roman" w:cs="Times New Roman"/>
          <w:b/>
          <w:bCs/>
        </w:rPr>
        <w:lastRenderedPageBreak/>
        <w:t>Figures</w:t>
      </w:r>
    </w:p>
    <w:p w14:paraId="4EFAD0A8" w14:textId="07238BEF" w:rsidR="003E2AB0" w:rsidRDefault="003E2AB0" w:rsidP="003F3823">
      <w:pPr>
        <w:rPr>
          <w:rFonts w:ascii="Times New Roman" w:hAnsi="Times New Roman" w:cs="Times New Roman"/>
          <w:b/>
          <w:bCs/>
        </w:rPr>
      </w:pPr>
    </w:p>
    <w:p w14:paraId="79BC0D90" w14:textId="49D441CE" w:rsidR="003E2AB0" w:rsidRDefault="003E2AB0" w:rsidP="003F3823">
      <w:pPr>
        <w:rPr>
          <w:rFonts w:ascii="Times New Roman" w:hAnsi="Times New Roman" w:cs="Times New Roman"/>
          <w:b/>
          <w:bCs/>
        </w:rPr>
      </w:pPr>
    </w:p>
    <w:p w14:paraId="3404A86D" w14:textId="3BA5F11F" w:rsidR="003E2AB0" w:rsidRDefault="003E2AB0" w:rsidP="003F3823">
      <w:pPr>
        <w:rPr>
          <w:rFonts w:ascii="Times New Roman" w:hAnsi="Times New Roman" w:cs="Times New Roman"/>
          <w:b/>
          <w:bCs/>
        </w:rPr>
      </w:pPr>
    </w:p>
    <w:p w14:paraId="6AA0A700" w14:textId="3033ADAD" w:rsidR="003E2AB0" w:rsidRDefault="003E2AB0" w:rsidP="003F3823">
      <w:pPr>
        <w:rPr>
          <w:rFonts w:ascii="Times New Roman" w:hAnsi="Times New Roman" w:cs="Times New Roman"/>
          <w:b/>
          <w:bCs/>
        </w:rPr>
      </w:pPr>
    </w:p>
    <w:p w14:paraId="499A974B" w14:textId="4BABC63D" w:rsidR="003E2AB0" w:rsidRDefault="00C47580" w:rsidP="003F3823">
      <w:pPr>
        <w:rPr>
          <w:rFonts w:ascii="Times New Roman" w:hAnsi="Times New Roman" w:cs="Times New Roman"/>
          <w:b/>
          <w:bCs/>
        </w:rPr>
      </w:pPr>
      <w:r>
        <w:rPr>
          <w:rFonts w:ascii="Times New Roman" w:hAnsi="Times New Roman" w:cs="Times New Roman"/>
          <w:b/>
          <w:bCs/>
          <w:noProof/>
        </w:rPr>
        <w:drawing>
          <wp:inline distT="0" distB="0" distL="0" distR="0" wp14:anchorId="17E0F598" wp14:editId="6E54A9ED">
            <wp:extent cx="5943600" cy="4592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152F65C" w14:textId="47251DDD" w:rsidR="00DE3441" w:rsidRDefault="003E2AB0" w:rsidP="003F3823">
      <w:pPr>
        <w:rPr>
          <w:rFonts w:ascii="Times New Roman" w:hAnsi="Times New Roman" w:cs="Times New Roman"/>
        </w:rPr>
      </w:pPr>
      <w:r>
        <w:rPr>
          <w:rFonts w:ascii="Times New Roman" w:hAnsi="Times New Roman" w:cs="Times New Roman"/>
        </w:rPr>
        <w:t>Figure</w:t>
      </w:r>
      <w:r w:rsidR="00940513">
        <w:rPr>
          <w:rFonts w:ascii="Times New Roman" w:hAnsi="Times New Roman" w:cs="Times New Roman"/>
        </w:rPr>
        <w:t xml:space="preserve"> </w:t>
      </w:r>
      <w:r w:rsidR="003D09F8">
        <w:rPr>
          <w:rFonts w:ascii="Times New Roman" w:hAnsi="Times New Roman" w:cs="Times New Roman"/>
        </w:rPr>
        <w:t>X</w:t>
      </w:r>
      <w:r>
        <w:rPr>
          <w:rFonts w:ascii="Times New Roman" w:hAnsi="Times New Roman" w:cs="Times New Roman"/>
        </w:rPr>
        <w:t>: Predator size distributions</w:t>
      </w:r>
      <w:r w:rsidR="00801AC4">
        <w:rPr>
          <w:rFonts w:ascii="Times New Roman" w:hAnsi="Times New Roman" w:cs="Times New Roman"/>
        </w:rPr>
        <w:t xml:space="preserve"> of predator individuals</w:t>
      </w:r>
      <w:r>
        <w:rPr>
          <w:rFonts w:ascii="Times New Roman" w:hAnsi="Times New Roman" w:cs="Times New Roman"/>
        </w:rPr>
        <w:t xml:space="preserve"> across the nine predator species. The x-axis scale depicts absolute values but has been log</w:t>
      </w:r>
      <w:r w:rsidRPr="003E2AB0">
        <w:rPr>
          <w:rFonts w:ascii="Times New Roman" w:hAnsi="Times New Roman" w:cs="Times New Roman"/>
          <w:vertAlign w:val="subscript"/>
        </w:rPr>
        <w:t>10</w:t>
      </w:r>
      <w:r>
        <w:rPr>
          <w:rFonts w:ascii="Times New Roman" w:hAnsi="Times New Roman" w:cs="Times New Roman"/>
        </w:rPr>
        <w:t xml:space="preserve"> transformed. Predator individuals span from</w:t>
      </w:r>
      <w:r w:rsidR="00DC5A83">
        <w:rPr>
          <w:rFonts w:ascii="Times New Roman" w:hAnsi="Times New Roman" w:cs="Times New Roman"/>
        </w:rPr>
        <w:t xml:space="preserve"> 2x10</w:t>
      </w:r>
      <w:r w:rsidR="00DC5A83" w:rsidRPr="00DC5A83">
        <w:rPr>
          <w:rFonts w:ascii="Times New Roman" w:hAnsi="Times New Roman" w:cs="Times New Roman"/>
          <w:vertAlign w:val="superscript"/>
        </w:rPr>
        <w:t>-1</w:t>
      </w:r>
      <w:r w:rsidR="00DC5A83">
        <w:rPr>
          <w:rFonts w:ascii="Times New Roman" w:hAnsi="Times New Roman" w:cs="Times New Roman"/>
        </w:rPr>
        <w:t xml:space="preserve"> </w:t>
      </w:r>
      <w:r w:rsidR="00681B4B">
        <w:rPr>
          <w:rFonts w:ascii="Times New Roman" w:hAnsi="Times New Roman" w:cs="Times New Roman"/>
        </w:rPr>
        <w:t xml:space="preserve">mg (the </w:t>
      </w:r>
      <w:proofErr w:type="spellStart"/>
      <w:r w:rsidR="00681B4B">
        <w:rPr>
          <w:rFonts w:ascii="Times New Roman" w:hAnsi="Times New Roman" w:cs="Times New Roman"/>
        </w:rPr>
        <w:t>Oonopidae</w:t>
      </w:r>
      <w:proofErr w:type="spellEnd"/>
      <w:r w:rsidR="00681B4B">
        <w:rPr>
          <w:rFonts w:ascii="Times New Roman" w:hAnsi="Times New Roman" w:cs="Times New Roman"/>
        </w:rPr>
        <w:t xml:space="preserve"> species) </w:t>
      </w:r>
      <w:r w:rsidR="00DC5A83">
        <w:rPr>
          <w:rFonts w:ascii="Times New Roman" w:hAnsi="Times New Roman" w:cs="Times New Roman"/>
        </w:rPr>
        <w:t>to 9.</w:t>
      </w:r>
      <w:r w:rsidR="000C034A">
        <w:rPr>
          <w:rFonts w:ascii="Times New Roman" w:hAnsi="Times New Roman" w:cs="Times New Roman"/>
        </w:rPr>
        <w:t>9</w:t>
      </w:r>
      <w:r w:rsidR="00DC5A83">
        <w:rPr>
          <w:rFonts w:ascii="Times New Roman" w:hAnsi="Times New Roman" w:cs="Times New Roman"/>
        </w:rPr>
        <w:t>x10</w:t>
      </w:r>
      <w:r w:rsidR="00DC5A83" w:rsidRPr="00DC5A83">
        <w:rPr>
          <w:rFonts w:ascii="Times New Roman" w:hAnsi="Times New Roman" w:cs="Times New Roman"/>
          <w:vertAlign w:val="superscript"/>
        </w:rPr>
        <w:t>2</w:t>
      </w:r>
      <w:r>
        <w:rPr>
          <w:rFonts w:ascii="Times New Roman" w:hAnsi="Times New Roman" w:cs="Times New Roman"/>
        </w:rPr>
        <w:t xml:space="preserve"> mg </w:t>
      </w:r>
      <w:r w:rsidR="00681B4B">
        <w:rPr>
          <w:rFonts w:ascii="Times New Roman" w:hAnsi="Times New Roman" w:cs="Times New Roman"/>
        </w:rPr>
        <w:t>(</w:t>
      </w:r>
      <w:r w:rsidR="00681B4B" w:rsidRPr="00736174">
        <w:rPr>
          <w:rFonts w:ascii="Times New Roman" w:hAnsi="Times New Roman" w:cs="Times New Roman"/>
          <w:i/>
          <w:iCs/>
        </w:rPr>
        <w:t xml:space="preserve">H. </w:t>
      </w:r>
      <w:proofErr w:type="spellStart"/>
      <w:r w:rsidR="00681B4B" w:rsidRPr="00736174">
        <w:rPr>
          <w:rFonts w:ascii="Times New Roman" w:hAnsi="Times New Roman" w:cs="Times New Roman"/>
          <w:i/>
          <w:iCs/>
        </w:rPr>
        <w:t>venatoria</w:t>
      </w:r>
      <w:proofErr w:type="spellEnd"/>
      <w:r w:rsidR="00681B4B">
        <w:rPr>
          <w:rFonts w:ascii="Times New Roman" w:hAnsi="Times New Roman" w:cs="Times New Roman"/>
        </w:rPr>
        <w:t xml:space="preserve">) </w:t>
      </w:r>
      <w:r>
        <w:rPr>
          <w:rFonts w:ascii="Times New Roman" w:hAnsi="Times New Roman" w:cs="Times New Roman"/>
        </w:rPr>
        <w:t>in wet weight</w:t>
      </w:r>
      <w:r w:rsidR="00681B4B">
        <w:rPr>
          <w:rFonts w:ascii="Times New Roman" w:hAnsi="Times New Roman" w:cs="Times New Roman"/>
        </w:rPr>
        <w:t>. T</w:t>
      </w:r>
      <w:r>
        <w:rPr>
          <w:rFonts w:ascii="Times New Roman" w:hAnsi="Times New Roman" w:cs="Times New Roman"/>
        </w:rPr>
        <w:t xml:space="preserve">he </w:t>
      </w:r>
      <w:r w:rsidR="00DC5A83">
        <w:rPr>
          <w:rFonts w:ascii="Times New Roman" w:hAnsi="Times New Roman" w:cs="Times New Roman"/>
        </w:rPr>
        <w:t>facets in this figure have been ordered by increasing predator species mean size</w:t>
      </w:r>
      <w:r w:rsidR="00A508FD">
        <w:rPr>
          <w:rFonts w:ascii="Times New Roman" w:hAnsi="Times New Roman" w:cs="Times New Roman"/>
        </w:rPr>
        <w:t>.</w:t>
      </w:r>
    </w:p>
    <w:p w14:paraId="488EE0C4" w14:textId="2C51AE06" w:rsidR="00DC5A83" w:rsidRDefault="00DC5A83" w:rsidP="003F3823">
      <w:pPr>
        <w:rPr>
          <w:rFonts w:ascii="Times New Roman" w:hAnsi="Times New Roman" w:cs="Times New Roman"/>
        </w:rPr>
      </w:pPr>
    </w:p>
    <w:p w14:paraId="548DE875" w14:textId="631BA6E5" w:rsidR="00DC5A83" w:rsidRDefault="00DC5A83" w:rsidP="003F3823">
      <w:pPr>
        <w:rPr>
          <w:rFonts w:ascii="Times New Roman" w:hAnsi="Times New Roman" w:cs="Times New Roman"/>
        </w:rPr>
      </w:pPr>
    </w:p>
    <w:p w14:paraId="36DE8997" w14:textId="12513D00" w:rsidR="00DC5A83" w:rsidRDefault="00DC5A83" w:rsidP="003F3823">
      <w:pPr>
        <w:rPr>
          <w:rFonts w:ascii="Times New Roman" w:hAnsi="Times New Roman" w:cs="Times New Roman"/>
        </w:rPr>
      </w:pPr>
    </w:p>
    <w:p w14:paraId="7DD8057B" w14:textId="63572C67" w:rsidR="00DC5A83" w:rsidRDefault="00DC5A83" w:rsidP="003F3823">
      <w:pPr>
        <w:rPr>
          <w:rFonts w:ascii="Times New Roman" w:hAnsi="Times New Roman" w:cs="Times New Roman"/>
        </w:rPr>
      </w:pPr>
    </w:p>
    <w:p w14:paraId="224F5AD7" w14:textId="595CA167" w:rsidR="00DC5A83" w:rsidRDefault="00DC5A83" w:rsidP="003F3823">
      <w:pPr>
        <w:rPr>
          <w:rFonts w:ascii="Times New Roman" w:hAnsi="Times New Roman" w:cs="Times New Roman"/>
        </w:rPr>
      </w:pPr>
    </w:p>
    <w:p w14:paraId="51A8C834" w14:textId="1F2FE2ED" w:rsidR="00DC5A83" w:rsidRDefault="00DC5A83" w:rsidP="003F3823">
      <w:pPr>
        <w:rPr>
          <w:rFonts w:ascii="Times New Roman" w:hAnsi="Times New Roman" w:cs="Times New Roman"/>
        </w:rPr>
      </w:pPr>
    </w:p>
    <w:p w14:paraId="0B21668F" w14:textId="1B6821DE" w:rsidR="003D09F8" w:rsidRDefault="003D09F8" w:rsidP="003F3823">
      <w:pPr>
        <w:rPr>
          <w:rFonts w:ascii="Times New Roman" w:hAnsi="Times New Roman" w:cs="Times New Roman"/>
        </w:rPr>
      </w:pPr>
    </w:p>
    <w:p w14:paraId="04E7F1AE" w14:textId="512F643F" w:rsidR="003D09F8" w:rsidRDefault="003D09F8" w:rsidP="003F3823">
      <w:pPr>
        <w:rPr>
          <w:rFonts w:ascii="Times New Roman" w:hAnsi="Times New Roman" w:cs="Times New Roman"/>
        </w:rPr>
      </w:pPr>
    </w:p>
    <w:p w14:paraId="22259C08" w14:textId="17DF9BE7" w:rsidR="003D09F8" w:rsidRDefault="003D09F8" w:rsidP="003F3823">
      <w:pPr>
        <w:rPr>
          <w:rFonts w:ascii="Times New Roman" w:hAnsi="Times New Roman" w:cs="Times New Roman"/>
        </w:rPr>
      </w:pPr>
    </w:p>
    <w:p w14:paraId="786C9AD9" w14:textId="797D5DEE" w:rsidR="003D09F8" w:rsidRDefault="003D09F8" w:rsidP="003F3823">
      <w:pPr>
        <w:rPr>
          <w:rFonts w:ascii="Times New Roman" w:hAnsi="Times New Roman" w:cs="Times New Roman"/>
        </w:rPr>
      </w:pPr>
    </w:p>
    <w:p w14:paraId="59897144" w14:textId="08CB16A6" w:rsidR="003D09F8" w:rsidRDefault="003D09F8" w:rsidP="003F3823">
      <w:pPr>
        <w:rPr>
          <w:rFonts w:ascii="Times New Roman" w:hAnsi="Times New Roman" w:cs="Times New Roman"/>
        </w:rPr>
      </w:pPr>
    </w:p>
    <w:p w14:paraId="723082B8" w14:textId="77777777" w:rsidR="003D09F8" w:rsidRDefault="003D09F8" w:rsidP="003F3823">
      <w:pPr>
        <w:rPr>
          <w:rFonts w:ascii="Times New Roman" w:hAnsi="Times New Roman" w:cs="Times New Roman"/>
        </w:rPr>
      </w:pPr>
    </w:p>
    <w:p w14:paraId="761BB1D9" w14:textId="1F82D02A" w:rsidR="00DC5A83" w:rsidRDefault="00DC5A83" w:rsidP="003F3823">
      <w:pPr>
        <w:rPr>
          <w:rFonts w:ascii="Times New Roman" w:hAnsi="Times New Roman" w:cs="Times New Roman"/>
        </w:rPr>
      </w:pPr>
    </w:p>
    <w:p w14:paraId="78789852" w14:textId="370D15BF" w:rsidR="00DC5A83" w:rsidRDefault="00DC5A83" w:rsidP="003F3823">
      <w:pPr>
        <w:rPr>
          <w:rFonts w:ascii="Times New Roman" w:hAnsi="Times New Roman" w:cs="Times New Roman"/>
        </w:rPr>
      </w:pPr>
    </w:p>
    <w:p w14:paraId="3B565CA3" w14:textId="7B2CBEF7" w:rsidR="00DC5A83" w:rsidRDefault="00DC5A83" w:rsidP="003F3823">
      <w:pPr>
        <w:rPr>
          <w:rFonts w:ascii="Times New Roman" w:hAnsi="Times New Roman" w:cs="Times New Roman"/>
        </w:rPr>
      </w:pPr>
    </w:p>
    <w:p w14:paraId="7EA6FD31" w14:textId="77777777" w:rsidR="00DC5A83" w:rsidRPr="003E2AB0" w:rsidRDefault="00DC5A83" w:rsidP="003F3823">
      <w:pPr>
        <w:rPr>
          <w:rFonts w:ascii="Times New Roman" w:hAnsi="Times New Roman" w:cs="Times New Roman"/>
        </w:rPr>
      </w:pPr>
    </w:p>
    <w:p w14:paraId="0E46CB05" w14:textId="78AFF819" w:rsidR="0073338A" w:rsidRDefault="0073338A" w:rsidP="003F3823">
      <w:pPr>
        <w:rPr>
          <w:rFonts w:ascii="Times New Roman" w:hAnsi="Times New Roman" w:cs="Times New Roman"/>
        </w:rPr>
      </w:pPr>
    </w:p>
    <w:p w14:paraId="13A83636" w14:textId="7B906DEE" w:rsidR="00DE3441" w:rsidRDefault="00C47580" w:rsidP="003F3823">
      <w:pPr>
        <w:rPr>
          <w:rFonts w:ascii="Times New Roman" w:hAnsi="Times New Roman" w:cs="Times New Roman"/>
        </w:rPr>
      </w:pPr>
      <w:r>
        <w:rPr>
          <w:rFonts w:ascii="Times New Roman" w:hAnsi="Times New Roman" w:cs="Times New Roman"/>
          <w:noProof/>
        </w:rPr>
        <w:drawing>
          <wp:inline distT="0" distB="0" distL="0" distR="0" wp14:anchorId="6ED6465C" wp14:editId="6CEBF5DD">
            <wp:extent cx="5943600" cy="4592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57D1D14" w14:textId="5D31E4B2" w:rsidR="00B66A52" w:rsidRDefault="003D09F8" w:rsidP="00801AC4">
      <w:pPr>
        <w:rPr>
          <w:rFonts w:ascii="Times New Roman" w:hAnsi="Times New Roman" w:cs="Times New Roman"/>
        </w:rPr>
      </w:pPr>
      <w:r>
        <w:rPr>
          <w:rFonts w:ascii="Times New Roman" w:hAnsi="Times New Roman" w:cs="Times New Roman"/>
        </w:rPr>
        <w:t>Fig X:</w:t>
      </w:r>
      <w:r w:rsidR="00801AC4">
        <w:rPr>
          <w:rFonts w:ascii="Times New Roman" w:hAnsi="Times New Roman" w:cs="Times New Roman"/>
        </w:rPr>
        <w:t xml:space="preserve"> While the predator species in this study skew toward the larger side of the size spectrum of the Palmyra community (dark grey: predator species, light grey: community), the prey species detected in DNA data (medium grey) represent species across much of the range of the community size spectrum. </w:t>
      </w:r>
    </w:p>
    <w:p w14:paraId="5E0F03A3" w14:textId="010B6148" w:rsidR="003D09F8" w:rsidRDefault="003D09F8" w:rsidP="003F3823">
      <w:pPr>
        <w:rPr>
          <w:rFonts w:ascii="Times New Roman" w:hAnsi="Times New Roman" w:cs="Times New Roman"/>
        </w:rPr>
      </w:pPr>
    </w:p>
    <w:p w14:paraId="2C9FAB33" w14:textId="0477852B" w:rsidR="003D09F8" w:rsidRDefault="003D09F8" w:rsidP="003F3823">
      <w:pPr>
        <w:rPr>
          <w:rFonts w:ascii="Times New Roman" w:hAnsi="Times New Roman" w:cs="Times New Roman"/>
        </w:rPr>
      </w:pPr>
    </w:p>
    <w:p w14:paraId="783C8617" w14:textId="44F12325" w:rsidR="003D09F8" w:rsidRDefault="003D09F8" w:rsidP="003F3823">
      <w:pPr>
        <w:rPr>
          <w:rFonts w:ascii="Times New Roman" w:hAnsi="Times New Roman" w:cs="Times New Roman"/>
        </w:rPr>
      </w:pPr>
    </w:p>
    <w:p w14:paraId="71DE0B32" w14:textId="6E606550" w:rsidR="003D09F8" w:rsidRDefault="003D09F8" w:rsidP="003F3823">
      <w:pPr>
        <w:rPr>
          <w:rFonts w:ascii="Times New Roman" w:hAnsi="Times New Roman" w:cs="Times New Roman"/>
        </w:rPr>
      </w:pPr>
    </w:p>
    <w:p w14:paraId="031B9A7D" w14:textId="55025A97" w:rsidR="003D09F8" w:rsidRDefault="003D09F8" w:rsidP="003F3823">
      <w:pPr>
        <w:rPr>
          <w:rFonts w:ascii="Times New Roman" w:hAnsi="Times New Roman" w:cs="Times New Roman"/>
        </w:rPr>
      </w:pPr>
    </w:p>
    <w:p w14:paraId="565A4100" w14:textId="5F7C8E4A" w:rsidR="003D09F8" w:rsidRDefault="003D09F8" w:rsidP="003F3823">
      <w:pPr>
        <w:rPr>
          <w:rFonts w:ascii="Times New Roman" w:hAnsi="Times New Roman" w:cs="Times New Roman"/>
        </w:rPr>
      </w:pPr>
    </w:p>
    <w:p w14:paraId="486B9F4C" w14:textId="63CB0E75" w:rsidR="003D09F8" w:rsidRDefault="003D09F8" w:rsidP="003F3823">
      <w:pPr>
        <w:rPr>
          <w:rFonts w:ascii="Times New Roman" w:hAnsi="Times New Roman" w:cs="Times New Roman"/>
        </w:rPr>
      </w:pPr>
    </w:p>
    <w:p w14:paraId="7FF69543" w14:textId="31C927B9" w:rsidR="003D09F8" w:rsidRDefault="003D09F8" w:rsidP="003F3823">
      <w:pPr>
        <w:rPr>
          <w:rFonts w:ascii="Times New Roman" w:hAnsi="Times New Roman" w:cs="Times New Roman"/>
        </w:rPr>
      </w:pPr>
    </w:p>
    <w:p w14:paraId="0D05ABC4" w14:textId="2D9B4397" w:rsidR="003D09F8" w:rsidRDefault="003D09F8" w:rsidP="003F3823">
      <w:pPr>
        <w:rPr>
          <w:rFonts w:ascii="Times New Roman" w:hAnsi="Times New Roman" w:cs="Times New Roman"/>
        </w:rPr>
      </w:pPr>
    </w:p>
    <w:p w14:paraId="387CB2FA" w14:textId="22EAE05D" w:rsidR="003D09F8" w:rsidRDefault="003D09F8" w:rsidP="003F3823">
      <w:pPr>
        <w:rPr>
          <w:rFonts w:ascii="Times New Roman" w:hAnsi="Times New Roman" w:cs="Times New Roman"/>
        </w:rPr>
      </w:pPr>
    </w:p>
    <w:p w14:paraId="27AE0476" w14:textId="59EDF0F1" w:rsidR="003D09F8" w:rsidRDefault="003D09F8" w:rsidP="003F3823">
      <w:pPr>
        <w:rPr>
          <w:rFonts w:ascii="Times New Roman" w:hAnsi="Times New Roman" w:cs="Times New Roman"/>
        </w:rPr>
      </w:pPr>
    </w:p>
    <w:p w14:paraId="184131BC" w14:textId="181DA728" w:rsidR="003D09F8" w:rsidRDefault="003D09F8" w:rsidP="003F3823">
      <w:pPr>
        <w:rPr>
          <w:rFonts w:ascii="Times New Roman" w:hAnsi="Times New Roman" w:cs="Times New Roman"/>
        </w:rPr>
      </w:pPr>
    </w:p>
    <w:p w14:paraId="44A2634D" w14:textId="24C85C89" w:rsidR="003D09F8" w:rsidRDefault="003D09F8" w:rsidP="003F3823">
      <w:pPr>
        <w:rPr>
          <w:rFonts w:ascii="Times New Roman" w:hAnsi="Times New Roman" w:cs="Times New Roman"/>
        </w:rPr>
      </w:pPr>
    </w:p>
    <w:p w14:paraId="3592CC43" w14:textId="5BB2EDAC" w:rsidR="003D09F8" w:rsidRDefault="003D09F8" w:rsidP="003F3823">
      <w:pPr>
        <w:rPr>
          <w:rFonts w:ascii="Times New Roman" w:hAnsi="Times New Roman" w:cs="Times New Roman"/>
        </w:rPr>
      </w:pPr>
    </w:p>
    <w:p w14:paraId="7A54B653" w14:textId="1EE37C00" w:rsidR="003D09F8" w:rsidRDefault="003D09F8" w:rsidP="003F3823">
      <w:pPr>
        <w:rPr>
          <w:rFonts w:ascii="Times New Roman" w:hAnsi="Times New Roman" w:cs="Times New Roman"/>
        </w:rPr>
      </w:pPr>
    </w:p>
    <w:p w14:paraId="1818CA91" w14:textId="33440198" w:rsidR="003D09F8" w:rsidRDefault="003D09F8" w:rsidP="003F3823">
      <w:pPr>
        <w:rPr>
          <w:rFonts w:ascii="Times New Roman" w:hAnsi="Times New Roman" w:cs="Times New Roman"/>
        </w:rPr>
      </w:pPr>
    </w:p>
    <w:p w14:paraId="7F3258ED" w14:textId="498A78A1" w:rsidR="003D09F8" w:rsidRDefault="003D09F8" w:rsidP="003F3823">
      <w:pPr>
        <w:rPr>
          <w:rFonts w:ascii="Times New Roman" w:hAnsi="Times New Roman" w:cs="Times New Roman"/>
        </w:rPr>
      </w:pPr>
    </w:p>
    <w:p w14:paraId="41664AF3" w14:textId="750DA297" w:rsidR="003D09F8" w:rsidRDefault="00C47580" w:rsidP="003F3823">
      <w:pPr>
        <w:rPr>
          <w:rFonts w:ascii="Times New Roman" w:hAnsi="Times New Roman" w:cs="Times New Roman"/>
        </w:rPr>
      </w:pPr>
      <w:r>
        <w:rPr>
          <w:rFonts w:ascii="Times New Roman" w:hAnsi="Times New Roman" w:cs="Times New Roman"/>
          <w:noProof/>
        </w:rPr>
        <w:drawing>
          <wp:inline distT="0" distB="0" distL="0" distR="0" wp14:anchorId="27237FEE" wp14:editId="49BFB813">
            <wp:extent cx="5943600" cy="5641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5641975"/>
                    </a:xfrm>
                    <a:prstGeom prst="rect">
                      <a:avLst/>
                    </a:prstGeom>
                  </pic:spPr>
                </pic:pic>
              </a:graphicData>
            </a:graphic>
          </wp:inline>
        </w:drawing>
      </w:r>
    </w:p>
    <w:p w14:paraId="60E1547B" w14:textId="63203016" w:rsidR="003D09F8" w:rsidRDefault="003D09F8" w:rsidP="003F3823">
      <w:pPr>
        <w:rPr>
          <w:rFonts w:ascii="Times New Roman" w:hAnsi="Times New Roman" w:cs="Times New Roman"/>
        </w:rPr>
      </w:pPr>
      <w:r>
        <w:rPr>
          <w:rFonts w:ascii="Times New Roman" w:hAnsi="Times New Roman" w:cs="Times New Roman"/>
        </w:rPr>
        <w:t>Fig X:</w:t>
      </w:r>
      <w:r w:rsidR="00801AC4">
        <w:rPr>
          <w:rFonts w:ascii="Times New Roman" w:hAnsi="Times New Roman" w:cs="Times New Roman"/>
        </w:rPr>
        <w:t xml:space="preserve"> Prey community (right bars) detected in the DNA of predator samples (left bars). The width of the predator bars </w:t>
      </w:r>
      <w:proofErr w:type="gramStart"/>
      <w:r w:rsidR="00801AC4">
        <w:rPr>
          <w:rFonts w:ascii="Times New Roman" w:hAnsi="Times New Roman" w:cs="Times New Roman"/>
        </w:rPr>
        <w:t>vary</w:t>
      </w:r>
      <w:proofErr w:type="gramEnd"/>
      <w:r w:rsidR="00801AC4">
        <w:rPr>
          <w:rFonts w:ascii="Times New Roman" w:hAnsi="Times New Roman" w:cs="Times New Roman"/>
        </w:rPr>
        <w:t xml:space="preserve"> due to sample size, the width of the line (interaction) connecting each predator to each prey represents the frequency of that prey item in that predator species sample, and the width of the prey bar corresponds to the number of times that prey item occurs in any predator’s diet. Prey items correspond to </w:t>
      </w:r>
      <w:r w:rsidR="00A508FD">
        <w:rPr>
          <w:rFonts w:ascii="Times New Roman" w:hAnsi="Times New Roman" w:cs="Times New Roman"/>
        </w:rPr>
        <w:t>48</w:t>
      </w:r>
      <w:r w:rsidR="00801AC4">
        <w:rPr>
          <w:rFonts w:ascii="Times New Roman" w:hAnsi="Times New Roman" w:cs="Times New Roman"/>
        </w:rPr>
        <w:t xml:space="preserve"> families of </w:t>
      </w:r>
      <w:r w:rsidR="00A508FD">
        <w:rPr>
          <w:rFonts w:ascii="Times New Roman" w:hAnsi="Times New Roman" w:cs="Times New Roman"/>
        </w:rPr>
        <w:t>14 orders</w:t>
      </w:r>
      <w:r w:rsidR="00801AC4">
        <w:rPr>
          <w:rFonts w:ascii="Times New Roman" w:hAnsi="Times New Roman" w:cs="Times New Roman"/>
        </w:rPr>
        <w:t xml:space="preserve"> of arthropods, including arachnids, collembola, and insects. </w:t>
      </w:r>
    </w:p>
    <w:p w14:paraId="359DDA01" w14:textId="03C11DFA" w:rsidR="003D09F8" w:rsidRDefault="003D09F8" w:rsidP="003F3823">
      <w:pPr>
        <w:rPr>
          <w:rFonts w:ascii="Times New Roman" w:hAnsi="Times New Roman" w:cs="Times New Roman"/>
        </w:rPr>
      </w:pPr>
    </w:p>
    <w:p w14:paraId="22A7A97C" w14:textId="151DAD3A" w:rsidR="003D09F8" w:rsidRDefault="003D09F8" w:rsidP="003F3823">
      <w:pPr>
        <w:rPr>
          <w:rFonts w:ascii="Times New Roman" w:hAnsi="Times New Roman" w:cs="Times New Roman"/>
        </w:rPr>
      </w:pPr>
    </w:p>
    <w:p w14:paraId="2E8B3FDF" w14:textId="2F1E1186" w:rsidR="003D09F8" w:rsidRDefault="003D09F8" w:rsidP="003F3823">
      <w:pPr>
        <w:rPr>
          <w:rFonts w:ascii="Times New Roman" w:hAnsi="Times New Roman" w:cs="Times New Roman"/>
        </w:rPr>
      </w:pPr>
    </w:p>
    <w:p w14:paraId="1533314C" w14:textId="4402E988" w:rsidR="003D09F8" w:rsidRDefault="00C47580" w:rsidP="003F3823">
      <w:pPr>
        <w:rPr>
          <w:rFonts w:ascii="Times New Roman" w:hAnsi="Times New Roman" w:cs="Times New Roman"/>
        </w:rPr>
      </w:pPr>
      <w:r>
        <w:rPr>
          <w:rFonts w:ascii="Times New Roman" w:hAnsi="Times New Roman" w:cs="Times New Roman"/>
          <w:noProof/>
        </w:rPr>
        <w:drawing>
          <wp:inline distT="0" distB="0" distL="0" distR="0" wp14:anchorId="3EC5F18E" wp14:editId="1DD49EAE">
            <wp:extent cx="5943600" cy="4270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4270375"/>
                    </a:xfrm>
                    <a:prstGeom prst="rect">
                      <a:avLst/>
                    </a:prstGeom>
                  </pic:spPr>
                </pic:pic>
              </a:graphicData>
            </a:graphic>
          </wp:inline>
        </w:drawing>
      </w:r>
    </w:p>
    <w:p w14:paraId="07A13A43" w14:textId="4F44BE5B" w:rsidR="003D09F8" w:rsidRDefault="003D09F8" w:rsidP="003F3823">
      <w:pPr>
        <w:rPr>
          <w:rFonts w:ascii="Times New Roman" w:hAnsi="Times New Roman" w:cs="Times New Roman"/>
        </w:rPr>
      </w:pPr>
    </w:p>
    <w:p w14:paraId="1B4794BC" w14:textId="77777777" w:rsidR="003D09F8" w:rsidRDefault="003D09F8" w:rsidP="003F3823">
      <w:pPr>
        <w:rPr>
          <w:rFonts w:ascii="Times New Roman" w:hAnsi="Times New Roman" w:cs="Times New Roman"/>
        </w:rPr>
      </w:pPr>
    </w:p>
    <w:p w14:paraId="7EACC970" w14:textId="5B057DED" w:rsidR="00B66A52" w:rsidRDefault="00B66A52" w:rsidP="003F3823">
      <w:pPr>
        <w:rPr>
          <w:rFonts w:ascii="Times New Roman" w:hAnsi="Times New Roman" w:cs="Times New Roman"/>
        </w:rPr>
      </w:pPr>
    </w:p>
    <w:p w14:paraId="5807BC5A" w14:textId="185DAA5B" w:rsidR="00DE3441" w:rsidRDefault="00DE3441" w:rsidP="003F3823">
      <w:pPr>
        <w:rPr>
          <w:rFonts w:ascii="Times New Roman" w:hAnsi="Times New Roman" w:cs="Times New Roman"/>
        </w:rPr>
      </w:pPr>
      <w:r>
        <w:rPr>
          <w:rFonts w:ascii="Times New Roman" w:hAnsi="Times New Roman" w:cs="Times New Roman"/>
        </w:rPr>
        <w:t>Figure</w:t>
      </w:r>
      <w:r w:rsidR="00A5436A">
        <w:rPr>
          <w:rFonts w:ascii="Times New Roman" w:hAnsi="Times New Roman" w:cs="Times New Roman"/>
        </w:rPr>
        <w:t xml:space="preserve"> </w:t>
      </w:r>
      <w:r w:rsidR="003D09F8">
        <w:rPr>
          <w:rFonts w:ascii="Times New Roman" w:hAnsi="Times New Roman" w:cs="Times New Roman"/>
        </w:rPr>
        <w:t>X</w:t>
      </w:r>
      <w:r>
        <w:rPr>
          <w:rFonts w:ascii="Times New Roman" w:hAnsi="Times New Roman" w:cs="Times New Roman"/>
        </w:rPr>
        <w:t>:</w:t>
      </w:r>
      <w:r w:rsidR="00BE3389">
        <w:rPr>
          <w:rFonts w:ascii="Times New Roman" w:hAnsi="Times New Roman" w:cs="Times New Roman"/>
        </w:rPr>
        <w:t xml:space="preserve"> </w:t>
      </w:r>
      <w:r w:rsidR="00E95841">
        <w:rPr>
          <w:rFonts w:ascii="Times New Roman" w:hAnsi="Times New Roman" w:cs="Times New Roman"/>
        </w:rPr>
        <w:t>A log</w:t>
      </w:r>
      <w:r w:rsidR="00E95841" w:rsidRPr="00F8078A">
        <w:rPr>
          <w:rFonts w:ascii="Times New Roman" w:hAnsi="Times New Roman" w:cs="Times New Roman"/>
          <w:vertAlign w:val="subscript"/>
        </w:rPr>
        <w:t>10</w:t>
      </w:r>
      <w:r w:rsidR="00E95841">
        <w:rPr>
          <w:rFonts w:ascii="Times New Roman" w:hAnsi="Times New Roman" w:cs="Times New Roman"/>
        </w:rPr>
        <w:t>-log</w:t>
      </w:r>
      <w:r w:rsidR="00E95841" w:rsidRPr="00F8078A">
        <w:rPr>
          <w:rFonts w:ascii="Times New Roman" w:hAnsi="Times New Roman" w:cs="Times New Roman"/>
          <w:vertAlign w:val="subscript"/>
        </w:rPr>
        <w:t xml:space="preserve">10 </w:t>
      </w:r>
      <w:r w:rsidR="00E95841">
        <w:rPr>
          <w:rFonts w:ascii="Times New Roman" w:hAnsi="Times New Roman" w:cs="Times New Roman"/>
        </w:rPr>
        <w:t>transformed relationship shows that l</w:t>
      </w:r>
      <w:r w:rsidR="00F8078A">
        <w:rPr>
          <w:rFonts w:ascii="Times New Roman" w:hAnsi="Times New Roman" w:cs="Times New Roman"/>
        </w:rPr>
        <w:t>arger predators eat larger prey (panel (a), 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 xml:space="preserve">prey size = </w:t>
      </w:r>
      <w:r w:rsidR="00E9574D">
        <w:rPr>
          <w:rFonts w:ascii="Times New Roman" w:hAnsi="Times New Roman" w:cs="Times New Roman"/>
        </w:rPr>
        <w:t>0.</w:t>
      </w:r>
      <w:r w:rsidR="00B66A52">
        <w:rPr>
          <w:rFonts w:ascii="Times New Roman" w:hAnsi="Times New Roman" w:cs="Times New Roman"/>
        </w:rPr>
        <w:t>3</w:t>
      </w:r>
      <w:r w:rsidR="00B958A7">
        <w:rPr>
          <w:rFonts w:ascii="Times New Roman" w:hAnsi="Times New Roman" w:cs="Times New Roman"/>
        </w:rPr>
        <w:t>2</w:t>
      </w:r>
      <w:r w:rsidR="00E9574D">
        <w:rPr>
          <w:rFonts w:ascii="Times New Roman" w:hAnsi="Times New Roman" w:cs="Times New Roman"/>
        </w:rPr>
        <w:t>*</w:t>
      </w:r>
      <w:r w:rsidR="00F8078A">
        <w:rPr>
          <w:rFonts w:ascii="Times New Roman" w:hAnsi="Times New Roman" w:cs="Times New Roman"/>
        </w:rPr>
        <w:t>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 xml:space="preserve">predator size), though the effect is mediated by </w:t>
      </w:r>
      <w:r w:rsidR="00E95841">
        <w:rPr>
          <w:rFonts w:ascii="Times New Roman" w:hAnsi="Times New Roman" w:cs="Times New Roman"/>
        </w:rPr>
        <w:t xml:space="preserve">predator </w:t>
      </w:r>
      <w:r w:rsidR="00F8078A">
        <w:rPr>
          <w:rFonts w:ascii="Times New Roman" w:hAnsi="Times New Roman" w:cs="Times New Roman"/>
        </w:rPr>
        <w:t xml:space="preserve">species identity (b). </w:t>
      </w:r>
      <w:r w:rsidR="009A43C8">
        <w:rPr>
          <w:rFonts w:ascii="Times New Roman" w:hAnsi="Times New Roman" w:cs="Times New Roman"/>
        </w:rPr>
        <w:t xml:space="preserve">The dashed line in panel (a) represents the 1:1 relationship between predator and prey size. </w:t>
      </w:r>
      <w:r w:rsidR="00F8078A">
        <w:rPr>
          <w:rFonts w:ascii="Times New Roman" w:hAnsi="Times New Roman" w:cs="Times New Roman"/>
        </w:rPr>
        <w:t>Continuous axis labels represent absolute values but the scale between them has been log</w:t>
      </w:r>
      <w:r w:rsidR="00F8078A" w:rsidRPr="00F8078A">
        <w:rPr>
          <w:rFonts w:ascii="Times New Roman" w:hAnsi="Times New Roman" w:cs="Times New Roman"/>
          <w:vertAlign w:val="subscript"/>
        </w:rPr>
        <w:t>10</w:t>
      </w:r>
      <w:r w:rsidR="00F8078A">
        <w:rPr>
          <w:rFonts w:ascii="Times New Roman" w:hAnsi="Times New Roman" w:cs="Times New Roman"/>
        </w:rPr>
        <w:t xml:space="preserve"> transformed. In panel (b), “+” and “</w:t>
      </w:r>
      <w:proofErr w:type="gramStart"/>
      <w:r w:rsidR="00F8078A">
        <w:rPr>
          <w:rFonts w:ascii="Times New Roman" w:hAnsi="Times New Roman" w:cs="Times New Roman"/>
        </w:rPr>
        <w:t xml:space="preserve">-“ </w:t>
      </w:r>
      <w:r w:rsidR="00E95841">
        <w:rPr>
          <w:rFonts w:ascii="Times New Roman" w:hAnsi="Times New Roman" w:cs="Times New Roman"/>
        </w:rPr>
        <w:t>symbols</w:t>
      </w:r>
      <w:proofErr w:type="gramEnd"/>
      <w:r w:rsidR="00E95841">
        <w:rPr>
          <w:rFonts w:ascii="Times New Roman" w:hAnsi="Times New Roman" w:cs="Times New Roman"/>
        </w:rPr>
        <w:t xml:space="preserve"> </w:t>
      </w:r>
      <w:r w:rsidR="00F8078A">
        <w:rPr>
          <w:rFonts w:ascii="Times New Roman" w:hAnsi="Times New Roman" w:cs="Times New Roman"/>
        </w:rPr>
        <w:t>indicate species that either have</w:t>
      </w:r>
      <w:r w:rsidR="009A43C8">
        <w:rPr>
          <w:rFonts w:ascii="Times New Roman" w:hAnsi="Times New Roman" w:cs="Times New Roman"/>
        </w:rPr>
        <w:t xml:space="preserve"> significantly</w:t>
      </w:r>
      <w:r w:rsidR="00F8078A">
        <w:rPr>
          <w:rFonts w:ascii="Times New Roman" w:hAnsi="Times New Roman" w:cs="Times New Roman"/>
        </w:rPr>
        <w:t xml:space="preserve"> higher (“+”) or lower (“-“) prey sizes </w:t>
      </w:r>
      <w:r w:rsidR="00E9574D">
        <w:rPr>
          <w:rFonts w:ascii="Times New Roman" w:hAnsi="Times New Roman" w:cs="Times New Roman"/>
        </w:rPr>
        <w:t>relative to</w:t>
      </w:r>
      <w:r w:rsidR="00F8078A">
        <w:rPr>
          <w:rFonts w:ascii="Times New Roman" w:hAnsi="Times New Roman" w:cs="Times New Roman"/>
        </w:rPr>
        <w:t xml:space="preserve"> predator body size</w:t>
      </w:r>
      <w:r w:rsidR="00E9574D">
        <w:rPr>
          <w:rFonts w:ascii="Times New Roman" w:hAnsi="Times New Roman" w:cs="Times New Roman"/>
        </w:rPr>
        <w:t xml:space="preserve"> and the general predator-prey body size patterns</w:t>
      </w:r>
      <w:r w:rsidR="00F8078A">
        <w:rPr>
          <w:rFonts w:ascii="Times New Roman" w:hAnsi="Times New Roman" w:cs="Times New Roman"/>
        </w:rPr>
        <w:t xml:space="preserve">. </w:t>
      </w:r>
    </w:p>
    <w:p w14:paraId="76439D32" w14:textId="1AF274A3" w:rsidR="00DE3441" w:rsidRDefault="00DE3441" w:rsidP="003F3823">
      <w:pPr>
        <w:rPr>
          <w:rFonts w:ascii="Times New Roman" w:hAnsi="Times New Roman" w:cs="Times New Roman"/>
        </w:rPr>
      </w:pPr>
    </w:p>
    <w:p w14:paraId="6271533A" w14:textId="3092B2E2" w:rsidR="00DE3441" w:rsidRDefault="00DE3441" w:rsidP="003F3823">
      <w:pPr>
        <w:rPr>
          <w:rFonts w:ascii="Times New Roman" w:hAnsi="Times New Roman" w:cs="Times New Roman"/>
        </w:rPr>
      </w:pPr>
    </w:p>
    <w:p w14:paraId="49BA4EF1" w14:textId="5E0FD5F9" w:rsidR="003E2AB0" w:rsidRDefault="003E2AB0" w:rsidP="003F3823">
      <w:pPr>
        <w:rPr>
          <w:rFonts w:ascii="Times New Roman" w:hAnsi="Times New Roman" w:cs="Times New Roman"/>
        </w:rPr>
      </w:pPr>
    </w:p>
    <w:p w14:paraId="3902099B" w14:textId="77777777" w:rsidR="003E2AB0" w:rsidRDefault="003E2AB0" w:rsidP="003F3823">
      <w:pPr>
        <w:rPr>
          <w:rFonts w:ascii="Times New Roman" w:hAnsi="Times New Roman" w:cs="Times New Roman"/>
        </w:rPr>
      </w:pPr>
    </w:p>
    <w:p w14:paraId="4035D0D5" w14:textId="77777777" w:rsidR="00746B5A" w:rsidRDefault="00746B5A" w:rsidP="00746B5A">
      <w:pPr>
        <w:rPr>
          <w:rFonts w:ascii="Times New Roman" w:hAnsi="Times New Roman" w:cs="Times New Roman"/>
        </w:rPr>
      </w:pPr>
    </w:p>
    <w:p w14:paraId="717BB8A3" w14:textId="596C935B" w:rsidR="00746B5A" w:rsidRDefault="00746B5A" w:rsidP="00746B5A">
      <w:pPr>
        <w:rPr>
          <w:rFonts w:ascii="Times New Roman" w:hAnsi="Times New Roman" w:cs="Times New Roman"/>
        </w:rPr>
      </w:pPr>
    </w:p>
    <w:p w14:paraId="4078477B" w14:textId="5DD21723" w:rsidR="00746B5A" w:rsidRDefault="00DC5A83" w:rsidP="00746B5A">
      <w:pPr>
        <w:rPr>
          <w:rFonts w:ascii="Times New Roman" w:hAnsi="Times New Roman" w:cs="Times New Roman"/>
        </w:rPr>
      </w:pPr>
      <w:r>
        <w:rPr>
          <w:rFonts w:ascii="Times New Roman" w:hAnsi="Times New Roman" w:cs="Times New Roman"/>
        </w:rPr>
        <w:lastRenderedPageBreak/>
        <w:t xml:space="preserve"> </w:t>
      </w:r>
      <w:r w:rsidR="009F3071">
        <w:rPr>
          <w:rFonts w:ascii="Times New Roman" w:hAnsi="Times New Roman" w:cs="Times New Roman"/>
          <w:noProof/>
        </w:rPr>
        <w:drawing>
          <wp:inline distT="0" distB="0" distL="0" distR="0" wp14:anchorId="5FCE8C6E" wp14:editId="2C7E70B2">
            <wp:extent cx="5943600" cy="4522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4522470"/>
                    </a:xfrm>
                    <a:prstGeom prst="rect">
                      <a:avLst/>
                    </a:prstGeom>
                  </pic:spPr>
                </pic:pic>
              </a:graphicData>
            </a:graphic>
          </wp:inline>
        </w:drawing>
      </w:r>
    </w:p>
    <w:p w14:paraId="615B22E2" w14:textId="1C71CCFD" w:rsidR="00746B5A" w:rsidRDefault="00746B5A" w:rsidP="00746B5A">
      <w:pPr>
        <w:rPr>
          <w:rFonts w:ascii="Times New Roman" w:hAnsi="Times New Roman" w:cs="Times New Roman"/>
        </w:rPr>
      </w:pPr>
    </w:p>
    <w:p w14:paraId="005612D8" w14:textId="2153A39B" w:rsidR="00746B5A" w:rsidRDefault="00746B5A" w:rsidP="00746B5A">
      <w:pPr>
        <w:rPr>
          <w:rFonts w:ascii="Times New Roman" w:hAnsi="Times New Roman" w:cs="Times New Roman"/>
        </w:rPr>
      </w:pPr>
      <w:r>
        <w:rPr>
          <w:rFonts w:ascii="Times New Roman" w:hAnsi="Times New Roman" w:cs="Times New Roman"/>
        </w:rPr>
        <w:t>Figure</w:t>
      </w:r>
      <w:r w:rsidR="00940513">
        <w:rPr>
          <w:rFonts w:ascii="Times New Roman" w:hAnsi="Times New Roman" w:cs="Times New Roman"/>
        </w:rPr>
        <w:t xml:space="preserve"> </w:t>
      </w:r>
      <w:r w:rsidR="003D09F8">
        <w:rPr>
          <w:rFonts w:ascii="Times New Roman" w:hAnsi="Times New Roman" w:cs="Times New Roman"/>
        </w:rPr>
        <w:t>X</w:t>
      </w:r>
      <w:r>
        <w:rPr>
          <w:rFonts w:ascii="Times New Roman" w:hAnsi="Times New Roman" w:cs="Times New Roman"/>
        </w:rPr>
        <w:t xml:space="preserve">: </w:t>
      </w:r>
      <w:r w:rsidR="00A508FD">
        <w:rPr>
          <w:rFonts w:ascii="Times New Roman" w:hAnsi="Times New Roman" w:cs="Times New Roman"/>
        </w:rPr>
        <w:t xml:space="preserve"> </w:t>
      </w:r>
      <w:r w:rsidR="009F3071">
        <w:rPr>
          <w:rFonts w:ascii="Times New Roman" w:hAnsi="Times New Roman" w:cs="Times New Roman"/>
        </w:rPr>
        <w:t xml:space="preserve">Predator class was a stronger predictor of </w:t>
      </w:r>
      <w:proofErr w:type="spellStart"/>
      <w:proofErr w:type="gramStart"/>
      <w:r w:rsidR="009F3071">
        <w:rPr>
          <w:rFonts w:ascii="Times New Roman" w:hAnsi="Times New Roman" w:cs="Times New Roman"/>
        </w:rPr>
        <w:t>predator:prey</w:t>
      </w:r>
      <w:proofErr w:type="spellEnd"/>
      <w:proofErr w:type="gramEnd"/>
      <w:r w:rsidR="009F3071">
        <w:rPr>
          <w:rFonts w:ascii="Times New Roman" w:hAnsi="Times New Roman" w:cs="Times New Roman"/>
        </w:rPr>
        <w:t xml:space="preserve"> size ratios than specific hunting traits (e.g. hunting mode of active vs. non-active, web or venom use). </w:t>
      </w:r>
      <w:r w:rsidR="00A508FD">
        <w:rPr>
          <w:rFonts w:ascii="Times New Roman" w:hAnsi="Times New Roman" w:cs="Times New Roman"/>
        </w:rPr>
        <w:t>In this figure, the dashed line indicates interactions where predators are the same size as prey, and anything below that line indicates that predators are smaller than prey</w:t>
      </w:r>
      <w:r w:rsidR="009F3071">
        <w:rPr>
          <w:rFonts w:ascii="Times New Roman" w:hAnsi="Times New Roman" w:cs="Times New Roman"/>
        </w:rPr>
        <w:t xml:space="preserve">. The </w:t>
      </w:r>
      <w:r w:rsidR="00A508FD">
        <w:rPr>
          <w:rFonts w:ascii="Times New Roman" w:hAnsi="Times New Roman" w:cs="Times New Roman"/>
        </w:rPr>
        <w:t>y-axis is presented with absolute values but displayed on a log</w:t>
      </w:r>
      <w:r w:rsidR="00A508FD" w:rsidRPr="007711B2">
        <w:rPr>
          <w:rFonts w:ascii="Times New Roman" w:hAnsi="Times New Roman" w:cs="Times New Roman"/>
          <w:vertAlign w:val="subscript"/>
        </w:rPr>
        <w:t>10</w:t>
      </w:r>
      <w:r w:rsidR="00A508FD">
        <w:rPr>
          <w:rFonts w:ascii="Times New Roman" w:hAnsi="Times New Roman" w:cs="Times New Roman"/>
        </w:rPr>
        <w:t xml:space="preserve">-transformed scale to demonstrate the spread in the data. While </w:t>
      </w:r>
      <w:r w:rsidR="009F3071">
        <w:rPr>
          <w:rFonts w:ascii="Times New Roman" w:hAnsi="Times New Roman" w:cs="Times New Roman"/>
        </w:rPr>
        <w:t xml:space="preserve">arachnid (all spiders in the order Aranea, lightest grey boxes) </w:t>
      </w:r>
      <w:r w:rsidR="00A508FD">
        <w:rPr>
          <w:rFonts w:ascii="Times New Roman" w:hAnsi="Times New Roman" w:cs="Times New Roman"/>
        </w:rPr>
        <w:t xml:space="preserve">tend to eat relatively larger prey items relative to their own body size than </w:t>
      </w:r>
      <w:r w:rsidR="009F3071">
        <w:rPr>
          <w:rFonts w:ascii="Times New Roman" w:hAnsi="Times New Roman" w:cs="Times New Roman"/>
        </w:rPr>
        <w:t>non-spider predators</w:t>
      </w:r>
      <w:r w:rsidR="00A508FD">
        <w:rPr>
          <w:rFonts w:ascii="Times New Roman" w:hAnsi="Times New Roman" w:cs="Times New Roman"/>
        </w:rPr>
        <w:t xml:space="preserve"> (</w:t>
      </w:r>
      <w:r w:rsidR="009F3071">
        <w:rPr>
          <w:rFonts w:ascii="Times New Roman" w:hAnsi="Times New Roman" w:cs="Times New Roman"/>
        </w:rPr>
        <w:t>medium and dark grey</w:t>
      </w:r>
      <w:r w:rsidR="00A508FD">
        <w:rPr>
          <w:rFonts w:ascii="Times New Roman" w:hAnsi="Times New Roman" w:cs="Times New Roman"/>
        </w:rPr>
        <w:t xml:space="preserve"> boxes), patterns across species vary, emphasizing a need for phylogenetic information in predator-prey interactions along with traits such as body size and hunting strategies.</w:t>
      </w:r>
      <w:r w:rsidR="009F3071">
        <w:rPr>
          <w:rFonts w:ascii="Times New Roman" w:hAnsi="Times New Roman" w:cs="Times New Roman"/>
        </w:rPr>
        <w:t xml:space="preserve"> Twenty-four percent (72/305) of the interactions in our dataset corresponded to predators eating prey items larger than themselves, contrary to assumptions about larger predators eating smaller prey. </w:t>
      </w:r>
    </w:p>
    <w:p w14:paraId="74A35E39" w14:textId="74B0852A" w:rsidR="007E0F1E" w:rsidRDefault="007E0F1E" w:rsidP="00746B5A">
      <w:pPr>
        <w:rPr>
          <w:rFonts w:ascii="Times New Roman" w:hAnsi="Times New Roman" w:cs="Times New Roman"/>
        </w:rPr>
      </w:pPr>
    </w:p>
    <w:p w14:paraId="32F19D5C" w14:textId="7A2EAB0F" w:rsidR="006C0431" w:rsidRDefault="006C0431" w:rsidP="00746B5A">
      <w:pPr>
        <w:rPr>
          <w:rFonts w:ascii="Times New Roman" w:hAnsi="Times New Roman" w:cs="Times New Roman"/>
        </w:rPr>
      </w:pPr>
    </w:p>
    <w:p w14:paraId="6B655A14" w14:textId="2A3DA661" w:rsidR="006C0431" w:rsidRDefault="006C0431" w:rsidP="00746B5A">
      <w:pPr>
        <w:rPr>
          <w:rFonts w:ascii="Times New Roman" w:hAnsi="Times New Roman" w:cs="Times New Roman"/>
        </w:rPr>
      </w:pPr>
    </w:p>
    <w:p w14:paraId="2ED7157D" w14:textId="048CF868" w:rsidR="003E2AB0" w:rsidRDefault="003E2AB0" w:rsidP="003F3823">
      <w:pPr>
        <w:rPr>
          <w:rFonts w:ascii="Times New Roman" w:hAnsi="Times New Roman" w:cs="Times New Roman"/>
        </w:rPr>
      </w:pPr>
    </w:p>
    <w:p w14:paraId="2F226C46" w14:textId="440CBFB2" w:rsidR="007E0F1E" w:rsidRDefault="007E0F1E" w:rsidP="003F3823">
      <w:pPr>
        <w:rPr>
          <w:rFonts w:ascii="Times New Roman" w:hAnsi="Times New Roman" w:cs="Times New Roman"/>
        </w:rPr>
      </w:pPr>
    </w:p>
    <w:p w14:paraId="3822EED3" w14:textId="0686DEA4" w:rsidR="007E0F1E" w:rsidRDefault="007E0F1E" w:rsidP="003F3823">
      <w:pPr>
        <w:rPr>
          <w:rFonts w:ascii="Times New Roman" w:hAnsi="Times New Roman" w:cs="Times New Roman"/>
        </w:rPr>
      </w:pPr>
    </w:p>
    <w:p w14:paraId="61C34A48" w14:textId="1815F67F" w:rsidR="003E2AB0" w:rsidRDefault="003E2AB0" w:rsidP="003F3823">
      <w:pPr>
        <w:rPr>
          <w:rFonts w:ascii="Times New Roman" w:hAnsi="Times New Roman" w:cs="Times New Roman"/>
        </w:rPr>
      </w:pPr>
    </w:p>
    <w:p w14:paraId="6649D3C7" w14:textId="70844A90" w:rsidR="002A0B84" w:rsidRPr="0040503F" w:rsidRDefault="002A0B84" w:rsidP="003F3823">
      <w:pPr>
        <w:rPr>
          <w:rFonts w:ascii="Times New Roman" w:hAnsi="Times New Roman" w:cs="Times New Roman"/>
        </w:rPr>
      </w:pPr>
    </w:p>
    <w:sectPr w:rsidR="002A0B84" w:rsidRPr="0040503F" w:rsidSect="001F05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a Miller-Ter Kuile" w:date="2021-03-16T14:01:00Z" w:initials="AMK">
    <w:p w14:paraId="52C389FF" w14:textId="21963D4E" w:rsidR="001D7A89" w:rsidRDefault="001D7A89" w:rsidP="002A3D63">
      <w:pPr>
        <w:pStyle w:val="CommentText"/>
      </w:pPr>
      <w:r>
        <w:rPr>
          <w:rStyle w:val="CommentReference"/>
        </w:rPr>
        <w:annotationRef/>
      </w:r>
      <w:r>
        <w:t>Code and data on Dryad</w:t>
      </w:r>
    </w:p>
    <w:p w14:paraId="3291CFA2" w14:textId="77777777" w:rsidR="001D7A89" w:rsidRDefault="001D7A89" w:rsidP="002A3D63">
      <w:pPr>
        <w:pStyle w:val="CommentText"/>
      </w:pPr>
      <w:r>
        <w:t>GenBank submission</w:t>
      </w:r>
    </w:p>
    <w:p w14:paraId="5ECB6FCF" w14:textId="77777777" w:rsidR="001D7A89" w:rsidRDefault="001D7A89" w:rsidP="002A3D63">
      <w:pPr>
        <w:pStyle w:val="CommentText"/>
      </w:pPr>
      <w:r>
        <w:t>Metadata files</w:t>
      </w:r>
    </w:p>
    <w:p w14:paraId="34D0CE74" w14:textId="77777777" w:rsidR="001D7A89" w:rsidRDefault="001D7A89" w:rsidP="002A3D63">
      <w:pPr>
        <w:pStyle w:val="CommentText"/>
      </w:pPr>
      <w:r>
        <w:t>Update supplementary figures</w:t>
      </w:r>
    </w:p>
    <w:p w14:paraId="2A6B1B47" w14:textId="09A392D7" w:rsidR="001D7A89" w:rsidRDefault="001D7A89" w:rsidP="002A3D63">
      <w:pPr>
        <w:pStyle w:val="CommentText"/>
      </w:pPr>
      <w:r>
        <w:t>Update supp methods with negative removal</w:t>
      </w:r>
    </w:p>
  </w:comment>
  <w:comment w:id="1" w:author="Ana Miller-Ter Kuile" w:date="2021-03-18T09:39:00Z" w:initials="AMK">
    <w:p w14:paraId="758E5853" w14:textId="3CD7D73E" w:rsidR="001D7A89" w:rsidRDefault="001D7A89">
      <w:pPr>
        <w:pStyle w:val="CommentText"/>
      </w:pPr>
      <w:r>
        <w:rPr>
          <w:rStyle w:val="CommentReference"/>
        </w:rPr>
        <w:annotationRef/>
      </w:r>
      <w:r>
        <w:t>Update with “in review”</w:t>
      </w:r>
    </w:p>
  </w:comment>
  <w:comment w:id="2" w:author="Ana Miller-Ter Kuile" w:date="2021-03-18T09:40:00Z" w:initials="AMK">
    <w:p w14:paraId="0F35A539" w14:textId="6278D0F0" w:rsidR="001D7A89" w:rsidRDefault="001D7A89">
      <w:pPr>
        <w:pStyle w:val="CommentText"/>
      </w:pPr>
      <w:r>
        <w:rPr>
          <w:rStyle w:val="CommentReference"/>
        </w:rPr>
        <w:annotationRef/>
      </w:r>
      <w:r>
        <w:t xml:space="preserve">Cite the dataset on Dryad for this instead of the McLaughlin et al. citation </w:t>
      </w:r>
    </w:p>
  </w:comment>
  <w:comment w:id="3" w:author="Rodolfo Dirzo" w:date="2021-03-14T18:36:00Z" w:initials="RD">
    <w:p w14:paraId="235EBAA4" w14:textId="275B1073" w:rsidR="001D7A89" w:rsidRDefault="001D7A89">
      <w:pPr>
        <w:pStyle w:val="CommentText"/>
      </w:pPr>
      <w:r>
        <w:rPr>
          <w:rStyle w:val="CommentReference"/>
        </w:rPr>
        <w:annotationRef/>
      </w:r>
      <w:r>
        <w:t>Can this be updated to a more specific citation?</w:t>
      </w:r>
    </w:p>
  </w:comment>
  <w:comment w:id="5" w:author="Ana Miller-Ter Kuile" w:date="2021-03-16T10:36:00Z" w:initials="AMK">
    <w:p w14:paraId="12A40D96" w14:textId="5D2EC856" w:rsidR="001D7A89" w:rsidRDefault="001D7A89">
      <w:pPr>
        <w:pStyle w:val="CommentText"/>
      </w:pPr>
      <w:r>
        <w:rPr>
          <w:rStyle w:val="CommentReference"/>
        </w:rPr>
        <w:annotationRef/>
      </w:r>
      <w:r>
        <w:t xml:space="preserve">new </w:t>
      </w:r>
      <w:proofErr w:type="gramStart"/>
      <w:r>
        <w:t>supp  figure</w:t>
      </w:r>
      <w:proofErr w:type="gramEnd"/>
      <w:r>
        <w:t xml:space="preserve"> of body size distribution by number of species in that family</w:t>
      </w:r>
    </w:p>
  </w:comment>
  <w:comment w:id="6" w:author="Ana Miller-Ter Kuile" w:date="2021-03-18T09:48:00Z" w:initials="AMK">
    <w:p w14:paraId="6A5B68E7" w14:textId="5B15408C" w:rsidR="001D7A89" w:rsidRDefault="001D7A89">
      <w:pPr>
        <w:pStyle w:val="CommentText"/>
      </w:pPr>
      <w:r>
        <w:rPr>
          <w:rStyle w:val="CommentReference"/>
        </w:rPr>
        <w:annotationRef/>
      </w:r>
      <w:r>
        <w:t xml:space="preserve">add in citation for our dryad </w:t>
      </w:r>
    </w:p>
  </w:comment>
  <w:comment w:id="7" w:author="Ana Miller-Ter Kuile" w:date="2021-03-16T10:14:00Z" w:initials="AMK">
    <w:p w14:paraId="57C5215D" w14:textId="05479C3C" w:rsidR="001D7A89" w:rsidRDefault="001D7A89">
      <w:pPr>
        <w:pStyle w:val="CommentText"/>
      </w:pPr>
      <w:r>
        <w:rPr>
          <w:rStyle w:val="CommentReference"/>
        </w:rPr>
        <w:annotationRef/>
      </w:r>
      <w:r>
        <w:t xml:space="preserve"> reference to online data repo.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A6B1B47" w15:done="0"/>
  <w15:commentEx w15:paraId="758E5853" w15:done="0"/>
  <w15:commentEx w15:paraId="0F35A539" w15:done="0"/>
  <w15:commentEx w15:paraId="235EBAA4" w15:done="0"/>
  <w15:commentEx w15:paraId="12A40D96" w15:done="0"/>
  <w15:commentEx w15:paraId="6A5B68E7" w15:done="0"/>
  <w15:commentEx w15:paraId="57C521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B38AE" w16cex:dateUtc="2021-03-16T19:01:00Z"/>
  <w16cex:commentExtensible w16cex:durableId="23FD9E3B" w16cex:dateUtc="2021-03-18T14:39:00Z"/>
  <w16cex:commentExtensible w16cex:durableId="23FD9E77" w16cex:dateUtc="2021-03-18T14:40:00Z"/>
  <w16cex:commentExtensible w16cex:durableId="23F8D615" w16cex:dateUtc="2021-03-15T01:36:00Z"/>
  <w16cex:commentExtensible w16cex:durableId="23FB08BD" w16cex:dateUtc="2021-03-16T15:36:00Z"/>
  <w16cex:commentExtensible w16cex:durableId="23FDA082" w16cex:dateUtc="2021-03-18T14:48:00Z"/>
  <w16cex:commentExtensible w16cex:durableId="23FB037F" w16cex:dateUtc="2021-03-16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6B1B47" w16cid:durableId="23FB38AE"/>
  <w16cid:commentId w16cid:paraId="758E5853" w16cid:durableId="23FD9E3B"/>
  <w16cid:commentId w16cid:paraId="0F35A539" w16cid:durableId="23FD9E77"/>
  <w16cid:commentId w16cid:paraId="235EBAA4" w16cid:durableId="23F8D615"/>
  <w16cid:commentId w16cid:paraId="12A40D96" w16cid:durableId="23FB08BD"/>
  <w16cid:commentId w16cid:paraId="6A5B68E7" w16cid:durableId="23FDA082"/>
  <w16cid:commentId w16cid:paraId="57C5215D" w16cid:durableId="23FB037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2C67D6"/>
    <w:multiLevelType w:val="hybridMultilevel"/>
    <w:tmpl w:val="769CDF6C"/>
    <w:lvl w:ilvl="0" w:tplc="D6FC2AB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A331B3"/>
    <w:multiLevelType w:val="hybridMultilevel"/>
    <w:tmpl w:val="DCFEB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A75D15"/>
    <w:multiLevelType w:val="hybridMultilevel"/>
    <w:tmpl w:val="0116E702"/>
    <w:lvl w:ilvl="0" w:tplc="296EE9D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6665AB"/>
    <w:multiLevelType w:val="hybridMultilevel"/>
    <w:tmpl w:val="485C4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AB2449"/>
    <w:multiLevelType w:val="multilevel"/>
    <w:tmpl w:val="6D1C58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70117D6B"/>
    <w:multiLevelType w:val="hybridMultilevel"/>
    <w:tmpl w:val="D2128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E672C8"/>
    <w:multiLevelType w:val="hybridMultilevel"/>
    <w:tmpl w:val="4FD02D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6"/>
  </w:num>
  <w:num w:numId="6">
    <w:abstractNumId w:val="4"/>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a Miller-Ter Kuile">
    <w15:presenceInfo w15:providerId="AD" w15:userId="S::ana00@umail.ucsb.edu::72e8dace-931d-4365-9f0f-d4fcb4a54264"/>
  </w15:person>
  <w15:person w15:author="Rodolfo Dirzo">
    <w15:presenceInfo w15:providerId="AD" w15:userId="S::rdirzo@stanford.edu::a6913d7e-edac-49ab-be1a-835c67c264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340"/>
    <w:rsid w:val="000024EC"/>
    <w:rsid w:val="000121A2"/>
    <w:rsid w:val="00012BA5"/>
    <w:rsid w:val="00015822"/>
    <w:rsid w:val="00015D5C"/>
    <w:rsid w:val="00017D4F"/>
    <w:rsid w:val="00021A76"/>
    <w:rsid w:val="00026C97"/>
    <w:rsid w:val="000457E2"/>
    <w:rsid w:val="00053668"/>
    <w:rsid w:val="00063340"/>
    <w:rsid w:val="00063CF2"/>
    <w:rsid w:val="00065551"/>
    <w:rsid w:val="0007089B"/>
    <w:rsid w:val="000772C7"/>
    <w:rsid w:val="0008694B"/>
    <w:rsid w:val="00091FD1"/>
    <w:rsid w:val="00092324"/>
    <w:rsid w:val="00094BA8"/>
    <w:rsid w:val="00097BE7"/>
    <w:rsid w:val="000A2C3F"/>
    <w:rsid w:val="000A3149"/>
    <w:rsid w:val="000C034A"/>
    <w:rsid w:val="000C179D"/>
    <w:rsid w:val="000C4A14"/>
    <w:rsid w:val="000D2CA0"/>
    <w:rsid w:val="000D401C"/>
    <w:rsid w:val="000D4198"/>
    <w:rsid w:val="000E1D95"/>
    <w:rsid w:val="000F7C18"/>
    <w:rsid w:val="0010005A"/>
    <w:rsid w:val="0010220B"/>
    <w:rsid w:val="00106E79"/>
    <w:rsid w:val="0011190E"/>
    <w:rsid w:val="00121B45"/>
    <w:rsid w:val="001231A3"/>
    <w:rsid w:val="0012525B"/>
    <w:rsid w:val="00131522"/>
    <w:rsid w:val="0013600D"/>
    <w:rsid w:val="0016204D"/>
    <w:rsid w:val="00167E69"/>
    <w:rsid w:val="001739F9"/>
    <w:rsid w:val="001804BF"/>
    <w:rsid w:val="00183C01"/>
    <w:rsid w:val="00184A4E"/>
    <w:rsid w:val="00186ECE"/>
    <w:rsid w:val="00195433"/>
    <w:rsid w:val="00195C03"/>
    <w:rsid w:val="001A0516"/>
    <w:rsid w:val="001A3F08"/>
    <w:rsid w:val="001A7E3C"/>
    <w:rsid w:val="001B4C74"/>
    <w:rsid w:val="001C1C59"/>
    <w:rsid w:val="001C4524"/>
    <w:rsid w:val="001C47DB"/>
    <w:rsid w:val="001C6882"/>
    <w:rsid w:val="001C6B21"/>
    <w:rsid w:val="001C75DC"/>
    <w:rsid w:val="001D047C"/>
    <w:rsid w:val="001D1F0B"/>
    <w:rsid w:val="001D7A89"/>
    <w:rsid w:val="001E6C08"/>
    <w:rsid w:val="001F0529"/>
    <w:rsid w:val="001F0C75"/>
    <w:rsid w:val="00204B58"/>
    <w:rsid w:val="002052D6"/>
    <w:rsid w:val="00207D45"/>
    <w:rsid w:val="002103A0"/>
    <w:rsid w:val="00210E92"/>
    <w:rsid w:val="002165F0"/>
    <w:rsid w:val="00225686"/>
    <w:rsid w:val="002348A7"/>
    <w:rsid w:val="002350AD"/>
    <w:rsid w:val="00241D90"/>
    <w:rsid w:val="0024313B"/>
    <w:rsid w:val="002448DC"/>
    <w:rsid w:val="00254F56"/>
    <w:rsid w:val="00255EC5"/>
    <w:rsid w:val="002634AD"/>
    <w:rsid w:val="0027142C"/>
    <w:rsid w:val="0027193D"/>
    <w:rsid w:val="00272F2E"/>
    <w:rsid w:val="002839CD"/>
    <w:rsid w:val="00291AAB"/>
    <w:rsid w:val="0029353F"/>
    <w:rsid w:val="00294969"/>
    <w:rsid w:val="002A0B84"/>
    <w:rsid w:val="002A1711"/>
    <w:rsid w:val="002A238E"/>
    <w:rsid w:val="002A3D63"/>
    <w:rsid w:val="002A4EE8"/>
    <w:rsid w:val="002B0371"/>
    <w:rsid w:val="002B0AC6"/>
    <w:rsid w:val="002B75ED"/>
    <w:rsid w:val="002B7BAF"/>
    <w:rsid w:val="002C2187"/>
    <w:rsid w:val="002C7B9D"/>
    <w:rsid w:val="002D7EE0"/>
    <w:rsid w:val="002E3980"/>
    <w:rsid w:val="002E7DF4"/>
    <w:rsid w:val="002F29FA"/>
    <w:rsid w:val="002F52C7"/>
    <w:rsid w:val="002F62A7"/>
    <w:rsid w:val="002F7925"/>
    <w:rsid w:val="0030417C"/>
    <w:rsid w:val="00305DBF"/>
    <w:rsid w:val="00307687"/>
    <w:rsid w:val="0031548E"/>
    <w:rsid w:val="00341F31"/>
    <w:rsid w:val="00342D3F"/>
    <w:rsid w:val="00344B7A"/>
    <w:rsid w:val="003468A3"/>
    <w:rsid w:val="003507EC"/>
    <w:rsid w:val="00353D0D"/>
    <w:rsid w:val="00355E52"/>
    <w:rsid w:val="003562B8"/>
    <w:rsid w:val="00356C01"/>
    <w:rsid w:val="003572F4"/>
    <w:rsid w:val="003621D8"/>
    <w:rsid w:val="00364F2D"/>
    <w:rsid w:val="00371240"/>
    <w:rsid w:val="003857EC"/>
    <w:rsid w:val="00387A9A"/>
    <w:rsid w:val="003A56A6"/>
    <w:rsid w:val="003B1307"/>
    <w:rsid w:val="003B21BA"/>
    <w:rsid w:val="003B291B"/>
    <w:rsid w:val="003B2B19"/>
    <w:rsid w:val="003B2EC1"/>
    <w:rsid w:val="003C0510"/>
    <w:rsid w:val="003C0B2A"/>
    <w:rsid w:val="003C17C3"/>
    <w:rsid w:val="003C63A4"/>
    <w:rsid w:val="003D09F8"/>
    <w:rsid w:val="003D121A"/>
    <w:rsid w:val="003D44BC"/>
    <w:rsid w:val="003E0B1C"/>
    <w:rsid w:val="003E2AB0"/>
    <w:rsid w:val="003F2C77"/>
    <w:rsid w:val="003F3823"/>
    <w:rsid w:val="003F7A55"/>
    <w:rsid w:val="00402708"/>
    <w:rsid w:val="00402ED9"/>
    <w:rsid w:val="00403088"/>
    <w:rsid w:val="0040503F"/>
    <w:rsid w:val="00405883"/>
    <w:rsid w:val="004078B9"/>
    <w:rsid w:val="004144A6"/>
    <w:rsid w:val="00415996"/>
    <w:rsid w:val="004239D4"/>
    <w:rsid w:val="00443203"/>
    <w:rsid w:val="00443433"/>
    <w:rsid w:val="0044439B"/>
    <w:rsid w:val="0044605D"/>
    <w:rsid w:val="00447B07"/>
    <w:rsid w:val="00447D18"/>
    <w:rsid w:val="00453D2E"/>
    <w:rsid w:val="00461B4A"/>
    <w:rsid w:val="0046553C"/>
    <w:rsid w:val="004659FC"/>
    <w:rsid w:val="00471651"/>
    <w:rsid w:val="00475B7A"/>
    <w:rsid w:val="00477419"/>
    <w:rsid w:val="0049241C"/>
    <w:rsid w:val="00494475"/>
    <w:rsid w:val="00494CCD"/>
    <w:rsid w:val="004959F1"/>
    <w:rsid w:val="004A0B8A"/>
    <w:rsid w:val="004A363E"/>
    <w:rsid w:val="004B108C"/>
    <w:rsid w:val="004B2FA1"/>
    <w:rsid w:val="004B36D0"/>
    <w:rsid w:val="004B4259"/>
    <w:rsid w:val="004D0A9F"/>
    <w:rsid w:val="004D3EE5"/>
    <w:rsid w:val="004D6CED"/>
    <w:rsid w:val="004E1846"/>
    <w:rsid w:val="004E264D"/>
    <w:rsid w:val="004E7FA1"/>
    <w:rsid w:val="004F1FFA"/>
    <w:rsid w:val="004F21B4"/>
    <w:rsid w:val="004F2733"/>
    <w:rsid w:val="00501C6F"/>
    <w:rsid w:val="00520247"/>
    <w:rsid w:val="00531683"/>
    <w:rsid w:val="005467F9"/>
    <w:rsid w:val="00546DF8"/>
    <w:rsid w:val="00561E42"/>
    <w:rsid w:val="005676C9"/>
    <w:rsid w:val="00571274"/>
    <w:rsid w:val="005730E0"/>
    <w:rsid w:val="0059261E"/>
    <w:rsid w:val="005961E9"/>
    <w:rsid w:val="005963C3"/>
    <w:rsid w:val="005A2AE9"/>
    <w:rsid w:val="005A3F8C"/>
    <w:rsid w:val="005B0CAE"/>
    <w:rsid w:val="005B2EE2"/>
    <w:rsid w:val="005D4BB1"/>
    <w:rsid w:val="005E4F17"/>
    <w:rsid w:val="005F7E50"/>
    <w:rsid w:val="00600687"/>
    <w:rsid w:val="00602E4D"/>
    <w:rsid w:val="006058A6"/>
    <w:rsid w:val="00606769"/>
    <w:rsid w:val="0060750A"/>
    <w:rsid w:val="00617DAF"/>
    <w:rsid w:val="006203A6"/>
    <w:rsid w:val="00622D18"/>
    <w:rsid w:val="00624885"/>
    <w:rsid w:val="00627850"/>
    <w:rsid w:val="00666F1F"/>
    <w:rsid w:val="0067046F"/>
    <w:rsid w:val="00671372"/>
    <w:rsid w:val="00671422"/>
    <w:rsid w:val="0067570A"/>
    <w:rsid w:val="00681B4B"/>
    <w:rsid w:val="006913C2"/>
    <w:rsid w:val="00696010"/>
    <w:rsid w:val="00696D8E"/>
    <w:rsid w:val="006A3642"/>
    <w:rsid w:val="006A5433"/>
    <w:rsid w:val="006A770C"/>
    <w:rsid w:val="006B2220"/>
    <w:rsid w:val="006C0431"/>
    <w:rsid w:val="006C390E"/>
    <w:rsid w:val="006C3D06"/>
    <w:rsid w:val="006C4242"/>
    <w:rsid w:val="006C4841"/>
    <w:rsid w:val="006D7DB0"/>
    <w:rsid w:val="006E03DF"/>
    <w:rsid w:val="006F01DF"/>
    <w:rsid w:val="00700337"/>
    <w:rsid w:val="0070100E"/>
    <w:rsid w:val="00702C6D"/>
    <w:rsid w:val="00712020"/>
    <w:rsid w:val="00714A1E"/>
    <w:rsid w:val="00716921"/>
    <w:rsid w:val="0072675F"/>
    <w:rsid w:val="00732CCD"/>
    <w:rsid w:val="0073338A"/>
    <w:rsid w:val="00737792"/>
    <w:rsid w:val="00740B2C"/>
    <w:rsid w:val="00742C9E"/>
    <w:rsid w:val="00743774"/>
    <w:rsid w:val="00746B5A"/>
    <w:rsid w:val="00757A05"/>
    <w:rsid w:val="0076528A"/>
    <w:rsid w:val="007711B2"/>
    <w:rsid w:val="00783011"/>
    <w:rsid w:val="00784A2E"/>
    <w:rsid w:val="00786A57"/>
    <w:rsid w:val="00791E9A"/>
    <w:rsid w:val="0079365E"/>
    <w:rsid w:val="00795B74"/>
    <w:rsid w:val="007A3C9E"/>
    <w:rsid w:val="007B2DBC"/>
    <w:rsid w:val="007B5BB4"/>
    <w:rsid w:val="007C012D"/>
    <w:rsid w:val="007C0C14"/>
    <w:rsid w:val="007C259F"/>
    <w:rsid w:val="007C30CF"/>
    <w:rsid w:val="007C5709"/>
    <w:rsid w:val="007D247B"/>
    <w:rsid w:val="007D2AA9"/>
    <w:rsid w:val="007E0F1E"/>
    <w:rsid w:val="007E4195"/>
    <w:rsid w:val="007E551F"/>
    <w:rsid w:val="007E78C6"/>
    <w:rsid w:val="007F1B51"/>
    <w:rsid w:val="007F4BA7"/>
    <w:rsid w:val="007F6A77"/>
    <w:rsid w:val="00801AC4"/>
    <w:rsid w:val="00814A30"/>
    <w:rsid w:val="00820673"/>
    <w:rsid w:val="00823D7D"/>
    <w:rsid w:val="008306A9"/>
    <w:rsid w:val="00831D06"/>
    <w:rsid w:val="00832FD6"/>
    <w:rsid w:val="008371CE"/>
    <w:rsid w:val="008403CE"/>
    <w:rsid w:val="008465EB"/>
    <w:rsid w:val="00856971"/>
    <w:rsid w:val="008965C3"/>
    <w:rsid w:val="008A441A"/>
    <w:rsid w:val="008A584B"/>
    <w:rsid w:val="008B6D52"/>
    <w:rsid w:val="008C1FC2"/>
    <w:rsid w:val="008E3F8F"/>
    <w:rsid w:val="008F241F"/>
    <w:rsid w:val="008F5AB2"/>
    <w:rsid w:val="009132F5"/>
    <w:rsid w:val="009136A6"/>
    <w:rsid w:val="009179E9"/>
    <w:rsid w:val="00920F96"/>
    <w:rsid w:val="00921631"/>
    <w:rsid w:val="00921B5B"/>
    <w:rsid w:val="00927957"/>
    <w:rsid w:val="009315F1"/>
    <w:rsid w:val="00935FA8"/>
    <w:rsid w:val="00940513"/>
    <w:rsid w:val="00942257"/>
    <w:rsid w:val="00945450"/>
    <w:rsid w:val="00950D74"/>
    <w:rsid w:val="00951D37"/>
    <w:rsid w:val="009523CC"/>
    <w:rsid w:val="009537C6"/>
    <w:rsid w:val="00955DDB"/>
    <w:rsid w:val="00963FE1"/>
    <w:rsid w:val="00974823"/>
    <w:rsid w:val="00975A39"/>
    <w:rsid w:val="009762B7"/>
    <w:rsid w:val="00991E0D"/>
    <w:rsid w:val="00996427"/>
    <w:rsid w:val="009A43C8"/>
    <w:rsid w:val="009B6B84"/>
    <w:rsid w:val="009C1573"/>
    <w:rsid w:val="009C6E51"/>
    <w:rsid w:val="009D716C"/>
    <w:rsid w:val="009E40E7"/>
    <w:rsid w:val="009E4F50"/>
    <w:rsid w:val="009F3071"/>
    <w:rsid w:val="009F4BD6"/>
    <w:rsid w:val="009F65E8"/>
    <w:rsid w:val="009F76F7"/>
    <w:rsid w:val="00A016D9"/>
    <w:rsid w:val="00A05ACD"/>
    <w:rsid w:val="00A06097"/>
    <w:rsid w:val="00A20941"/>
    <w:rsid w:val="00A24350"/>
    <w:rsid w:val="00A268CE"/>
    <w:rsid w:val="00A44AD9"/>
    <w:rsid w:val="00A508FD"/>
    <w:rsid w:val="00A5436A"/>
    <w:rsid w:val="00A615A4"/>
    <w:rsid w:val="00A6309C"/>
    <w:rsid w:val="00AA21CE"/>
    <w:rsid w:val="00AA468F"/>
    <w:rsid w:val="00AA7DFB"/>
    <w:rsid w:val="00AB0CAD"/>
    <w:rsid w:val="00AB5841"/>
    <w:rsid w:val="00AB6FD8"/>
    <w:rsid w:val="00AC3410"/>
    <w:rsid w:val="00AE15C5"/>
    <w:rsid w:val="00AE3CC6"/>
    <w:rsid w:val="00AE58D1"/>
    <w:rsid w:val="00AE7A8E"/>
    <w:rsid w:val="00B00773"/>
    <w:rsid w:val="00B023C6"/>
    <w:rsid w:val="00B05607"/>
    <w:rsid w:val="00B1051B"/>
    <w:rsid w:val="00B111EE"/>
    <w:rsid w:val="00B247E4"/>
    <w:rsid w:val="00B26C4B"/>
    <w:rsid w:val="00B276E1"/>
    <w:rsid w:val="00B3064C"/>
    <w:rsid w:val="00B36E03"/>
    <w:rsid w:val="00B40560"/>
    <w:rsid w:val="00B40970"/>
    <w:rsid w:val="00B40AD5"/>
    <w:rsid w:val="00B41AD7"/>
    <w:rsid w:val="00B4631F"/>
    <w:rsid w:val="00B46515"/>
    <w:rsid w:val="00B54432"/>
    <w:rsid w:val="00B56487"/>
    <w:rsid w:val="00B654B1"/>
    <w:rsid w:val="00B66A52"/>
    <w:rsid w:val="00B701CD"/>
    <w:rsid w:val="00B74B1A"/>
    <w:rsid w:val="00B8085B"/>
    <w:rsid w:val="00B80A3F"/>
    <w:rsid w:val="00B85FF8"/>
    <w:rsid w:val="00B948C2"/>
    <w:rsid w:val="00B958A7"/>
    <w:rsid w:val="00BA28C6"/>
    <w:rsid w:val="00BB26B2"/>
    <w:rsid w:val="00BB56FC"/>
    <w:rsid w:val="00BC4812"/>
    <w:rsid w:val="00BC5DEF"/>
    <w:rsid w:val="00BD3DFE"/>
    <w:rsid w:val="00BE3389"/>
    <w:rsid w:val="00BE76F0"/>
    <w:rsid w:val="00BE7735"/>
    <w:rsid w:val="00BF7A8B"/>
    <w:rsid w:val="00C06C6B"/>
    <w:rsid w:val="00C206C7"/>
    <w:rsid w:val="00C266BA"/>
    <w:rsid w:val="00C27195"/>
    <w:rsid w:val="00C34DA1"/>
    <w:rsid w:val="00C413B0"/>
    <w:rsid w:val="00C47580"/>
    <w:rsid w:val="00C47AA3"/>
    <w:rsid w:val="00C555DF"/>
    <w:rsid w:val="00C65BE7"/>
    <w:rsid w:val="00C66243"/>
    <w:rsid w:val="00C66B85"/>
    <w:rsid w:val="00C73BD7"/>
    <w:rsid w:val="00C74DBA"/>
    <w:rsid w:val="00C77D40"/>
    <w:rsid w:val="00C8292B"/>
    <w:rsid w:val="00C87714"/>
    <w:rsid w:val="00C924D0"/>
    <w:rsid w:val="00C959E3"/>
    <w:rsid w:val="00CA1461"/>
    <w:rsid w:val="00CA1E4C"/>
    <w:rsid w:val="00CA4770"/>
    <w:rsid w:val="00CB0296"/>
    <w:rsid w:val="00CC208F"/>
    <w:rsid w:val="00CC465F"/>
    <w:rsid w:val="00CD2D4F"/>
    <w:rsid w:val="00CD3CD1"/>
    <w:rsid w:val="00CD570A"/>
    <w:rsid w:val="00CD6510"/>
    <w:rsid w:val="00CD6513"/>
    <w:rsid w:val="00CE08F9"/>
    <w:rsid w:val="00CE2808"/>
    <w:rsid w:val="00CE3DDF"/>
    <w:rsid w:val="00CE5FE7"/>
    <w:rsid w:val="00CF6416"/>
    <w:rsid w:val="00CF6E01"/>
    <w:rsid w:val="00D002CC"/>
    <w:rsid w:val="00D00434"/>
    <w:rsid w:val="00D01E28"/>
    <w:rsid w:val="00D022A9"/>
    <w:rsid w:val="00D05618"/>
    <w:rsid w:val="00D05875"/>
    <w:rsid w:val="00D12B96"/>
    <w:rsid w:val="00D1723E"/>
    <w:rsid w:val="00D17527"/>
    <w:rsid w:val="00D26912"/>
    <w:rsid w:val="00D26BEB"/>
    <w:rsid w:val="00D305DA"/>
    <w:rsid w:val="00D32482"/>
    <w:rsid w:val="00D4276F"/>
    <w:rsid w:val="00D47303"/>
    <w:rsid w:val="00D5336F"/>
    <w:rsid w:val="00D540B6"/>
    <w:rsid w:val="00D54F0A"/>
    <w:rsid w:val="00D651E2"/>
    <w:rsid w:val="00D662CB"/>
    <w:rsid w:val="00D71C5B"/>
    <w:rsid w:val="00D73CAB"/>
    <w:rsid w:val="00D80126"/>
    <w:rsid w:val="00D818CB"/>
    <w:rsid w:val="00D827A9"/>
    <w:rsid w:val="00D85A62"/>
    <w:rsid w:val="00D86047"/>
    <w:rsid w:val="00D9232A"/>
    <w:rsid w:val="00D95DF7"/>
    <w:rsid w:val="00DA0D23"/>
    <w:rsid w:val="00DA3389"/>
    <w:rsid w:val="00DA53D8"/>
    <w:rsid w:val="00DB5EF2"/>
    <w:rsid w:val="00DB7AE6"/>
    <w:rsid w:val="00DC018D"/>
    <w:rsid w:val="00DC5738"/>
    <w:rsid w:val="00DC57D8"/>
    <w:rsid w:val="00DC5A83"/>
    <w:rsid w:val="00DC6B9D"/>
    <w:rsid w:val="00DD2339"/>
    <w:rsid w:val="00DD3D05"/>
    <w:rsid w:val="00DD4673"/>
    <w:rsid w:val="00DD5E3C"/>
    <w:rsid w:val="00DE3441"/>
    <w:rsid w:val="00DF10B2"/>
    <w:rsid w:val="00E00EB8"/>
    <w:rsid w:val="00E01B4E"/>
    <w:rsid w:val="00E04243"/>
    <w:rsid w:val="00E076EC"/>
    <w:rsid w:val="00E22E12"/>
    <w:rsid w:val="00E25B9A"/>
    <w:rsid w:val="00E2689E"/>
    <w:rsid w:val="00E26AC3"/>
    <w:rsid w:val="00E26CAC"/>
    <w:rsid w:val="00E36B9C"/>
    <w:rsid w:val="00E372A4"/>
    <w:rsid w:val="00E4290E"/>
    <w:rsid w:val="00E466D1"/>
    <w:rsid w:val="00E47548"/>
    <w:rsid w:val="00E5406A"/>
    <w:rsid w:val="00E66064"/>
    <w:rsid w:val="00E66E58"/>
    <w:rsid w:val="00E70B0B"/>
    <w:rsid w:val="00E70F3B"/>
    <w:rsid w:val="00E74E98"/>
    <w:rsid w:val="00E8025D"/>
    <w:rsid w:val="00E85799"/>
    <w:rsid w:val="00E85FFB"/>
    <w:rsid w:val="00E86C69"/>
    <w:rsid w:val="00E87AE2"/>
    <w:rsid w:val="00E913CF"/>
    <w:rsid w:val="00E92E10"/>
    <w:rsid w:val="00E95425"/>
    <w:rsid w:val="00E9574D"/>
    <w:rsid w:val="00E95841"/>
    <w:rsid w:val="00E96F6D"/>
    <w:rsid w:val="00EA5C44"/>
    <w:rsid w:val="00EB2A9E"/>
    <w:rsid w:val="00EC3F6E"/>
    <w:rsid w:val="00ED3441"/>
    <w:rsid w:val="00EE6B0C"/>
    <w:rsid w:val="00EE770A"/>
    <w:rsid w:val="00F1286E"/>
    <w:rsid w:val="00F151EE"/>
    <w:rsid w:val="00F16471"/>
    <w:rsid w:val="00F25A1C"/>
    <w:rsid w:val="00F3505C"/>
    <w:rsid w:val="00F426E2"/>
    <w:rsid w:val="00F5116F"/>
    <w:rsid w:val="00F63A83"/>
    <w:rsid w:val="00F66AC9"/>
    <w:rsid w:val="00F718A5"/>
    <w:rsid w:val="00F751CF"/>
    <w:rsid w:val="00F8078A"/>
    <w:rsid w:val="00F813C9"/>
    <w:rsid w:val="00F83177"/>
    <w:rsid w:val="00F90CA2"/>
    <w:rsid w:val="00F954A7"/>
    <w:rsid w:val="00F964FC"/>
    <w:rsid w:val="00F977A0"/>
    <w:rsid w:val="00FA2DCC"/>
    <w:rsid w:val="00FA7A3A"/>
    <w:rsid w:val="00FB09BB"/>
    <w:rsid w:val="00FB0D5B"/>
    <w:rsid w:val="00FB0F62"/>
    <w:rsid w:val="00FB18E0"/>
    <w:rsid w:val="00FB576C"/>
    <w:rsid w:val="00FB5F0B"/>
    <w:rsid w:val="00FC6BBF"/>
    <w:rsid w:val="00FD30F9"/>
    <w:rsid w:val="00FE0C10"/>
    <w:rsid w:val="00FF0150"/>
    <w:rsid w:val="00FF3E9D"/>
    <w:rsid w:val="00FF4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1FAA7"/>
  <w15:chartTrackingRefBased/>
  <w15:docId w15:val="{A992E52A-0C54-9645-8212-A369AFE97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340"/>
    <w:pPr>
      <w:ind w:left="720"/>
      <w:contextualSpacing/>
    </w:pPr>
  </w:style>
  <w:style w:type="character" w:styleId="CommentReference">
    <w:name w:val="annotation reference"/>
    <w:basedOn w:val="DefaultParagraphFont"/>
    <w:uiPriority w:val="99"/>
    <w:semiHidden/>
    <w:unhideWhenUsed/>
    <w:rsid w:val="002448DC"/>
    <w:rPr>
      <w:sz w:val="16"/>
      <w:szCs w:val="16"/>
    </w:rPr>
  </w:style>
  <w:style w:type="paragraph" w:styleId="CommentText">
    <w:name w:val="annotation text"/>
    <w:basedOn w:val="Normal"/>
    <w:link w:val="CommentTextChar"/>
    <w:uiPriority w:val="99"/>
    <w:unhideWhenUsed/>
    <w:rsid w:val="002448DC"/>
    <w:rPr>
      <w:sz w:val="20"/>
      <w:szCs w:val="20"/>
    </w:rPr>
  </w:style>
  <w:style w:type="character" w:customStyle="1" w:styleId="CommentTextChar">
    <w:name w:val="Comment Text Char"/>
    <w:basedOn w:val="DefaultParagraphFont"/>
    <w:link w:val="CommentText"/>
    <w:uiPriority w:val="99"/>
    <w:rsid w:val="002448DC"/>
    <w:rPr>
      <w:sz w:val="20"/>
      <w:szCs w:val="20"/>
    </w:rPr>
  </w:style>
  <w:style w:type="paragraph" w:styleId="CommentSubject">
    <w:name w:val="annotation subject"/>
    <w:basedOn w:val="CommentText"/>
    <w:next w:val="CommentText"/>
    <w:link w:val="CommentSubjectChar"/>
    <w:uiPriority w:val="99"/>
    <w:semiHidden/>
    <w:unhideWhenUsed/>
    <w:rsid w:val="002448DC"/>
    <w:rPr>
      <w:b/>
      <w:bCs/>
    </w:rPr>
  </w:style>
  <w:style w:type="character" w:customStyle="1" w:styleId="CommentSubjectChar">
    <w:name w:val="Comment Subject Char"/>
    <w:basedOn w:val="CommentTextChar"/>
    <w:link w:val="CommentSubject"/>
    <w:uiPriority w:val="99"/>
    <w:semiHidden/>
    <w:rsid w:val="002448DC"/>
    <w:rPr>
      <w:b/>
      <w:bCs/>
      <w:sz w:val="20"/>
      <w:szCs w:val="20"/>
    </w:rPr>
  </w:style>
  <w:style w:type="paragraph" w:styleId="BalloonText">
    <w:name w:val="Balloon Text"/>
    <w:basedOn w:val="Normal"/>
    <w:link w:val="BalloonTextChar"/>
    <w:uiPriority w:val="99"/>
    <w:semiHidden/>
    <w:unhideWhenUsed/>
    <w:rsid w:val="002448D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48DC"/>
    <w:rPr>
      <w:rFonts w:ascii="Times New Roman" w:hAnsi="Times New Roman" w:cs="Times New Roman"/>
      <w:sz w:val="18"/>
      <w:szCs w:val="18"/>
    </w:rPr>
  </w:style>
  <w:style w:type="character" w:styleId="Strong">
    <w:name w:val="Strong"/>
    <w:basedOn w:val="DefaultParagraphFont"/>
    <w:uiPriority w:val="22"/>
    <w:qFormat/>
    <w:rsid w:val="003B291B"/>
    <w:rPr>
      <w:b/>
      <w:bCs/>
    </w:rPr>
  </w:style>
  <w:style w:type="table" w:styleId="TableGrid">
    <w:name w:val="Table Grid"/>
    <w:basedOn w:val="TableNormal"/>
    <w:uiPriority w:val="39"/>
    <w:rsid w:val="00C555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816241">
      <w:bodyDiv w:val="1"/>
      <w:marLeft w:val="0"/>
      <w:marRight w:val="0"/>
      <w:marTop w:val="0"/>
      <w:marBottom w:val="0"/>
      <w:divBdr>
        <w:top w:val="none" w:sz="0" w:space="0" w:color="auto"/>
        <w:left w:val="none" w:sz="0" w:space="0" w:color="auto"/>
        <w:bottom w:val="none" w:sz="0" w:space="0" w:color="auto"/>
        <w:right w:val="none" w:sz="0" w:space="0" w:color="auto"/>
      </w:divBdr>
    </w:div>
    <w:div w:id="240798734">
      <w:bodyDiv w:val="1"/>
      <w:marLeft w:val="0"/>
      <w:marRight w:val="0"/>
      <w:marTop w:val="0"/>
      <w:marBottom w:val="0"/>
      <w:divBdr>
        <w:top w:val="none" w:sz="0" w:space="0" w:color="auto"/>
        <w:left w:val="none" w:sz="0" w:space="0" w:color="auto"/>
        <w:bottom w:val="none" w:sz="0" w:space="0" w:color="auto"/>
        <w:right w:val="none" w:sz="0" w:space="0" w:color="auto"/>
      </w:divBdr>
    </w:div>
    <w:div w:id="255406637">
      <w:bodyDiv w:val="1"/>
      <w:marLeft w:val="0"/>
      <w:marRight w:val="0"/>
      <w:marTop w:val="0"/>
      <w:marBottom w:val="0"/>
      <w:divBdr>
        <w:top w:val="none" w:sz="0" w:space="0" w:color="auto"/>
        <w:left w:val="none" w:sz="0" w:space="0" w:color="auto"/>
        <w:bottom w:val="none" w:sz="0" w:space="0" w:color="auto"/>
        <w:right w:val="none" w:sz="0" w:space="0" w:color="auto"/>
      </w:divBdr>
    </w:div>
    <w:div w:id="321127867">
      <w:bodyDiv w:val="1"/>
      <w:marLeft w:val="0"/>
      <w:marRight w:val="0"/>
      <w:marTop w:val="0"/>
      <w:marBottom w:val="0"/>
      <w:divBdr>
        <w:top w:val="none" w:sz="0" w:space="0" w:color="auto"/>
        <w:left w:val="none" w:sz="0" w:space="0" w:color="auto"/>
        <w:bottom w:val="none" w:sz="0" w:space="0" w:color="auto"/>
        <w:right w:val="none" w:sz="0" w:space="0" w:color="auto"/>
      </w:divBdr>
    </w:div>
    <w:div w:id="359085432">
      <w:bodyDiv w:val="1"/>
      <w:marLeft w:val="0"/>
      <w:marRight w:val="0"/>
      <w:marTop w:val="0"/>
      <w:marBottom w:val="0"/>
      <w:divBdr>
        <w:top w:val="none" w:sz="0" w:space="0" w:color="auto"/>
        <w:left w:val="none" w:sz="0" w:space="0" w:color="auto"/>
        <w:bottom w:val="none" w:sz="0" w:space="0" w:color="auto"/>
        <w:right w:val="none" w:sz="0" w:space="0" w:color="auto"/>
      </w:divBdr>
    </w:div>
    <w:div w:id="380908620">
      <w:bodyDiv w:val="1"/>
      <w:marLeft w:val="0"/>
      <w:marRight w:val="0"/>
      <w:marTop w:val="0"/>
      <w:marBottom w:val="0"/>
      <w:divBdr>
        <w:top w:val="none" w:sz="0" w:space="0" w:color="auto"/>
        <w:left w:val="none" w:sz="0" w:space="0" w:color="auto"/>
        <w:bottom w:val="none" w:sz="0" w:space="0" w:color="auto"/>
        <w:right w:val="none" w:sz="0" w:space="0" w:color="auto"/>
      </w:divBdr>
    </w:div>
    <w:div w:id="789671371">
      <w:bodyDiv w:val="1"/>
      <w:marLeft w:val="0"/>
      <w:marRight w:val="0"/>
      <w:marTop w:val="0"/>
      <w:marBottom w:val="0"/>
      <w:divBdr>
        <w:top w:val="none" w:sz="0" w:space="0" w:color="auto"/>
        <w:left w:val="none" w:sz="0" w:space="0" w:color="auto"/>
        <w:bottom w:val="none" w:sz="0" w:space="0" w:color="auto"/>
        <w:right w:val="none" w:sz="0" w:space="0" w:color="auto"/>
      </w:divBdr>
    </w:div>
    <w:div w:id="1091466200">
      <w:bodyDiv w:val="1"/>
      <w:marLeft w:val="0"/>
      <w:marRight w:val="0"/>
      <w:marTop w:val="0"/>
      <w:marBottom w:val="0"/>
      <w:divBdr>
        <w:top w:val="none" w:sz="0" w:space="0" w:color="auto"/>
        <w:left w:val="none" w:sz="0" w:space="0" w:color="auto"/>
        <w:bottom w:val="none" w:sz="0" w:space="0" w:color="auto"/>
        <w:right w:val="none" w:sz="0" w:space="0" w:color="auto"/>
      </w:divBdr>
    </w:div>
    <w:div w:id="1304653299">
      <w:bodyDiv w:val="1"/>
      <w:marLeft w:val="0"/>
      <w:marRight w:val="0"/>
      <w:marTop w:val="0"/>
      <w:marBottom w:val="0"/>
      <w:divBdr>
        <w:top w:val="none" w:sz="0" w:space="0" w:color="auto"/>
        <w:left w:val="none" w:sz="0" w:space="0" w:color="auto"/>
        <w:bottom w:val="none" w:sz="0" w:space="0" w:color="auto"/>
        <w:right w:val="none" w:sz="0" w:space="0" w:color="auto"/>
      </w:divBdr>
    </w:div>
    <w:div w:id="1401781672">
      <w:bodyDiv w:val="1"/>
      <w:marLeft w:val="0"/>
      <w:marRight w:val="0"/>
      <w:marTop w:val="0"/>
      <w:marBottom w:val="0"/>
      <w:divBdr>
        <w:top w:val="none" w:sz="0" w:space="0" w:color="auto"/>
        <w:left w:val="none" w:sz="0" w:space="0" w:color="auto"/>
        <w:bottom w:val="none" w:sz="0" w:space="0" w:color="auto"/>
        <w:right w:val="none" w:sz="0" w:space="0" w:color="auto"/>
      </w:divBdr>
    </w:div>
    <w:div w:id="1811633266">
      <w:bodyDiv w:val="1"/>
      <w:marLeft w:val="0"/>
      <w:marRight w:val="0"/>
      <w:marTop w:val="0"/>
      <w:marBottom w:val="0"/>
      <w:divBdr>
        <w:top w:val="none" w:sz="0" w:space="0" w:color="auto"/>
        <w:left w:val="none" w:sz="0" w:space="0" w:color="auto"/>
        <w:bottom w:val="none" w:sz="0" w:space="0" w:color="auto"/>
        <w:right w:val="none" w:sz="0" w:space="0" w:color="auto"/>
      </w:divBdr>
    </w:div>
    <w:div w:id="1980261389">
      <w:bodyDiv w:val="1"/>
      <w:marLeft w:val="0"/>
      <w:marRight w:val="0"/>
      <w:marTop w:val="0"/>
      <w:marBottom w:val="0"/>
      <w:divBdr>
        <w:top w:val="none" w:sz="0" w:space="0" w:color="auto"/>
        <w:left w:val="none" w:sz="0" w:space="0" w:color="auto"/>
        <w:bottom w:val="none" w:sz="0" w:space="0" w:color="auto"/>
        <w:right w:val="none" w:sz="0" w:space="0" w:color="auto"/>
      </w:divBdr>
    </w:div>
    <w:div w:id="205901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em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4A41C-D7D5-8246-B374-9C0D8330A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18</Pages>
  <Words>38999</Words>
  <Characters>222296</Characters>
  <Application>Microsoft Office Word</Application>
  <DocSecurity>0</DocSecurity>
  <Lines>1852</Lines>
  <Paragraphs>521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Miller-Ter Kuile</dc:creator>
  <cp:keywords/>
  <dc:description/>
  <cp:lastModifiedBy>Ana Miller-Ter Kuile</cp:lastModifiedBy>
  <cp:revision>60</cp:revision>
  <dcterms:created xsi:type="dcterms:W3CDTF">2021-03-16T15:15:00Z</dcterms:created>
  <dcterms:modified xsi:type="dcterms:W3CDTF">2021-03-18T20:27:00Z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http://www.zotero.org/styles/biology-letters</vt:lpwstr>
  </property>
  <property fmtid="{D5CDD505-2E9C-101B-9397-08002B2CF9AE}" pid="7" name="Mendeley Recent Style Name 2_1">
    <vt:lpwstr>Biology Letters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http://www.zotero.org/styles/conservation-biology</vt:lpwstr>
  </property>
  <property fmtid="{D5CDD505-2E9C-101B-9397-08002B2CF9AE}" pid="11" name="Mendeley Recent Style Name 4_1">
    <vt:lpwstr>Conservation Biology</vt:lpwstr>
  </property>
  <property fmtid="{D5CDD505-2E9C-101B-9397-08002B2CF9AE}" pid="12" name="Mendeley Recent Style Id 5_1">
    <vt:lpwstr>http://www.zotero.org/styles/functional-ecology</vt:lpwstr>
  </property>
  <property fmtid="{D5CDD505-2E9C-101B-9397-08002B2CF9AE}" pid="13" name="Mendeley Recent Style Name 5_1">
    <vt:lpwstr>Functional Ecology</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http://www.zotero.org/styles/proceedings-of-the-royal-society-b</vt:lpwstr>
  </property>
  <property fmtid="{D5CDD505-2E9C-101B-9397-08002B2CF9AE}" pid="19" name="Mendeley Recent Style Name 8_1">
    <vt:lpwstr>Proceedings of the Royal Society B</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2f10fa0e-9672-34ce-b1a5-510ee9349f87</vt:lpwstr>
  </property>
  <property fmtid="{D5CDD505-2E9C-101B-9397-08002B2CF9AE}" pid="24" name="Mendeley Citation Style_1">
    <vt:lpwstr>http://www.zotero.org/styles/functional-ecology</vt:lpwstr>
  </property>
</Properties>
</file>